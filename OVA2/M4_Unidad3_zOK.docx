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DFE4A0" w14:textId="77777777" w:rsidR="005D320F" w:rsidRDefault="005D320F" w:rsidP="005D320F"/>
    <w:p w14:paraId="49528B91" w14:textId="77777777" w:rsidR="005D320F" w:rsidRDefault="005D320F" w:rsidP="005D320F"/>
    <w:p w14:paraId="7EC1116A" w14:textId="77777777" w:rsidR="005D320F" w:rsidRDefault="005D320F" w:rsidP="005D320F"/>
    <w:p w14:paraId="4FC6043F" w14:textId="77777777" w:rsidR="005D320F" w:rsidRDefault="005D320F" w:rsidP="005D320F"/>
    <w:p w14:paraId="7A9DBEB9" w14:textId="77777777" w:rsidR="005D320F" w:rsidRDefault="005D320F" w:rsidP="005D320F"/>
    <w:p w14:paraId="10AAB73F" w14:textId="77777777" w:rsidR="005D320F" w:rsidRDefault="005D320F" w:rsidP="005D320F"/>
    <w:p w14:paraId="00449F11" w14:textId="77777777" w:rsidR="005D320F" w:rsidRDefault="005D320F" w:rsidP="005D320F"/>
    <w:p w14:paraId="639704F9" w14:textId="77777777" w:rsidR="005D320F" w:rsidRDefault="005D320F" w:rsidP="005D320F"/>
    <w:p w14:paraId="33A6AE55" w14:textId="77777777" w:rsidR="005D320F" w:rsidRDefault="005D320F" w:rsidP="005D320F"/>
    <w:p w14:paraId="1C7ACDFF" w14:textId="77777777" w:rsidR="005D320F" w:rsidRPr="00CC15DE" w:rsidRDefault="005D320F" w:rsidP="005D320F">
      <w:pPr>
        <w:ind w:right="360"/>
      </w:pPr>
    </w:p>
    <w:p w14:paraId="2E3D5E52" w14:textId="77777777" w:rsidR="005D320F" w:rsidRPr="004834B3" w:rsidRDefault="005D320F" w:rsidP="005D320F">
      <w:pPr>
        <w:pStyle w:val="Subttulo"/>
        <w:ind w:right="360"/>
        <w:jc w:val="right"/>
        <w:rPr>
          <w:color w:val="7030A0"/>
          <w:spacing w:val="-10"/>
          <w:kern w:val="28"/>
          <w:sz w:val="56"/>
          <w:szCs w:val="56"/>
        </w:rPr>
      </w:pPr>
      <w:r w:rsidRPr="004834B3">
        <w:rPr>
          <w:color w:val="7030A0"/>
          <w:spacing w:val="-10"/>
          <w:kern w:val="28"/>
          <w:sz w:val="56"/>
          <w:szCs w:val="56"/>
        </w:rPr>
        <w:t>Escuela Confiar</w:t>
      </w:r>
    </w:p>
    <w:p w14:paraId="0358297D" w14:textId="77777777" w:rsidR="005D320F" w:rsidRPr="00C3560A" w:rsidRDefault="005D320F" w:rsidP="005D320F">
      <w:pPr>
        <w:pStyle w:val="Subttulo"/>
        <w:ind w:right="360"/>
        <w:jc w:val="right"/>
        <w:rPr>
          <w:b w:val="0"/>
          <w:sz w:val="48"/>
        </w:rPr>
      </w:pPr>
      <w:r>
        <w:rPr>
          <w:b w:val="0"/>
          <w:sz w:val="48"/>
        </w:rPr>
        <w:t>Diplomado</w:t>
      </w:r>
      <w:r w:rsidRPr="00C3560A">
        <w:rPr>
          <w:b w:val="0"/>
          <w:sz w:val="48"/>
        </w:rPr>
        <w:t xml:space="preserve"> </w:t>
      </w:r>
      <w:r>
        <w:rPr>
          <w:b w:val="0"/>
          <w:sz w:val="48"/>
        </w:rPr>
        <w:t>Bimodal (50 – 50)</w:t>
      </w:r>
    </w:p>
    <w:p w14:paraId="683C4EA4" w14:textId="77777777" w:rsidR="005D320F" w:rsidRPr="00C3560A" w:rsidRDefault="005D320F" w:rsidP="005D320F">
      <w:pPr>
        <w:pStyle w:val="Subttulo"/>
        <w:ind w:right="360"/>
        <w:jc w:val="right"/>
        <w:rPr>
          <w:i/>
          <w:sz w:val="48"/>
        </w:rPr>
      </w:pPr>
      <w:r w:rsidRPr="00C877C1">
        <w:rPr>
          <w:i/>
          <w:sz w:val="48"/>
        </w:rPr>
        <w:t>Ejercicios Políticos Cooperativos</w:t>
      </w:r>
    </w:p>
    <w:p w14:paraId="6CA1C630" w14:textId="77777777" w:rsidR="005D320F" w:rsidRDefault="00815B47" w:rsidP="005D320F">
      <w:pPr>
        <w:ind w:right="360"/>
        <w:jc w:val="right"/>
        <w:rPr>
          <w:sz w:val="28"/>
        </w:rPr>
      </w:pPr>
      <w:r>
        <w:rPr>
          <w:b/>
          <w:sz w:val="28"/>
        </w:rPr>
        <w:t xml:space="preserve">Módulo </w:t>
      </w:r>
      <w:r w:rsidR="00960B06">
        <w:rPr>
          <w:b/>
          <w:sz w:val="28"/>
        </w:rPr>
        <w:t>4</w:t>
      </w:r>
      <w:r w:rsidR="005D320F" w:rsidRPr="0032733B">
        <w:rPr>
          <w:b/>
          <w:sz w:val="28"/>
        </w:rPr>
        <w:t>:</w:t>
      </w:r>
      <w:r w:rsidR="005D320F" w:rsidRPr="0032733B">
        <w:rPr>
          <w:sz w:val="28"/>
        </w:rPr>
        <w:t xml:space="preserve"> </w:t>
      </w:r>
      <w:r w:rsidRPr="00815B47">
        <w:rPr>
          <w:sz w:val="28"/>
        </w:rPr>
        <w:t>Construcciones históricas de lo político</w:t>
      </w:r>
    </w:p>
    <w:p w14:paraId="153D0CC3" w14:textId="77777777" w:rsidR="005D320F" w:rsidRDefault="00141EF1" w:rsidP="005D320F">
      <w:pPr>
        <w:ind w:right="360"/>
        <w:jc w:val="right"/>
        <w:rPr>
          <w:sz w:val="28"/>
        </w:rPr>
      </w:pPr>
      <w:r>
        <w:rPr>
          <w:b/>
          <w:sz w:val="28"/>
        </w:rPr>
        <w:t>Unidad 3</w:t>
      </w:r>
      <w:r w:rsidR="005D320F" w:rsidRPr="0032733B">
        <w:rPr>
          <w:b/>
          <w:sz w:val="28"/>
        </w:rPr>
        <w:t>:</w:t>
      </w:r>
      <w:r w:rsidR="005D320F" w:rsidRPr="0032733B">
        <w:rPr>
          <w:sz w:val="28"/>
        </w:rPr>
        <w:t xml:space="preserve"> </w:t>
      </w:r>
      <w:r w:rsidRPr="00141EF1">
        <w:rPr>
          <w:sz w:val="28"/>
        </w:rPr>
        <w:t>Lo Político – La Política</w:t>
      </w:r>
      <w:r w:rsidR="002D5F1B">
        <w:rPr>
          <w:sz w:val="28"/>
        </w:rPr>
        <w:t xml:space="preserve">: </w:t>
      </w:r>
    </w:p>
    <w:p w14:paraId="621F48EA" w14:textId="77777777" w:rsidR="002D5F1B" w:rsidRPr="002D5F1B" w:rsidRDefault="002D5F1B" w:rsidP="002D5F1B">
      <w:pPr>
        <w:jc w:val="right"/>
        <w:rPr>
          <w:sz w:val="28"/>
        </w:rPr>
      </w:pPr>
      <w:commentRangeStart w:id="0"/>
      <w:commentRangeStart w:id="1"/>
      <w:del w:id="2" w:author="LINA" w:date="2019-06-13T09:06:00Z">
        <w:r w:rsidRPr="002D5F1B" w:rsidDel="00C448F4">
          <w:rPr>
            <w:sz w:val="28"/>
          </w:rPr>
          <w:delText xml:space="preserve">apuestas </w:delText>
        </w:r>
      </w:del>
      <w:ins w:id="3" w:author="LINA" w:date="2019-06-13T09:06:00Z">
        <w:r w:rsidR="00C448F4">
          <w:rPr>
            <w:sz w:val="28"/>
          </w:rPr>
          <w:t>A</w:t>
        </w:r>
        <w:r w:rsidR="00C448F4" w:rsidRPr="002D5F1B">
          <w:rPr>
            <w:sz w:val="28"/>
          </w:rPr>
          <w:t>puestas</w:t>
        </w:r>
        <w:commentRangeEnd w:id="0"/>
        <w:r w:rsidR="00C448F4">
          <w:rPr>
            <w:rStyle w:val="Refdecomentario"/>
          </w:rPr>
          <w:commentReference w:id="0"/>
        </w:r>
      </w:ins>
      <w:commentRangeEnd w:id="1"/>
      <w:r w:rsidR="00F36646">
        <w:rPr>
          <w:rStyle w:val="Refdecomentario"/>
        </w:rPr>
        <w:commentReference w:id="1"/>
      </w:r>
      <w:ins w:id="4" w:author="LINA" w:date="2019-06-13T09:06:00Z">
        <w:r w:rsidR="00C448F4" w:rsidRPr="002D5F1B">
          <w:rPr>
            <w:sz w:val="28"/>
          </w:rPr>
          <w:t xml:space="preserve"> </w:t>
        </w:r>
      </w:ins>
      <w:r w:rsidRPr="002D5F1B">
        <w:rPr>
          <w:sz w:val="28"/>
        </w:rPr>
        <w:t>visibles y concretas en el proyecto Confiar</w:t>
      </w:r>
    </w:p>
    <w:p w14:paraId="653D1C10" w14:textId="77777777" w:rsidR="002D5F1B" w:rsidRPr="0039700E" w:rsidRDefault="002D5F1B" w:rsidP="005D320F">
      <w:pPr>
        <w:ind w:right="360"/>
        <w:jc w:val="right"/>
        <w:rPr>
          <w:rFonts w:cs="Calibri"/>
          <w:b/>
          <w:szCs w:val="24"/>
        </w:rPr>
      </w:pPr>
    </w:p>
    <w:p w14:paraId="746A7098" w14:textId="77777777" w:rsidR="005D320F" w:rsidRPr="0039700E" w:rsidRDefault="00141EF1" w:rsidP="005D320F">
      <w:pPr>
        <w:ind w:right="360"/>
        <w:jc w:val="right"/>
        <w:rPr>
          <w:b/>
          <w:sz w:val="28"/>
        </w:rPr>
      </w:pPr>
      <w:r>
        <w:rPr>
          <w:b/>
          <w:sz w:val="28"/>
        </w:rPr>
        <w:t>2019</w:t>
      </w:r>
    </w:p>
    <w:p w14:paraId="326E6ECE" w14:textId="77777777" w:rsidR="005D320F" w:rsidRPr="002260E2" w:rsidRDefault="005D320F" w:rsidP="005D320F">
      <w:pPr>
        <w:pStyle w:val="Puesto"/>
      </w:pPr>
      <w:r>
        <w:br w:type="page"/>
      </w:r>
      <w:r w:rsidRPr="002260E2">
        <w:lastRenderedPageBreak/>
        <w:t>Notas para tener en</w:t>
      </w:r>
      <w:r w:rsidR="00C40F48">
        <w:t xml:space="preserve"> cuenta en la escritura</w:t>
      </w:r>
    </w:p>
    <w:p w14:paraId="519DAAC7" w14:textId="77777777" w:rsidR="0055047E" w:rsidRDefault="0055047E" w:rsidP="005D320F">
      <w:pPr>
        <w:rPr>
          <w:sz w:val="22"/>
        </w:rPr>
      </w:pPr>
    </w:p>
    <w:p w14:paraId="28AD7B3F" w14:textId="77777777" w:rsidR="005D320F" w:rsidRPr="0032733B" w:rsidRDefault="005D320F" w:rsidP="005D320F">
      <w:pPr>
        <w:rPr>
          <w:sz w:val="22"/>
        </w:rPr>
      </w:pPr>
      <w:r w:rsidRPr="0032733B">
        <w:rPr>
          <w:sz w:val="22"/>
        </w:rPr>
        <w:t>Denominamos algunos</w:t>
      </w:r>
      <w:r w:rsidRPr="0032733B">
        <w:rPr>
          <w:i/>
          <w:iCs/>
          <w:sz w:val="22"/>
        </w:rPr>
        <w:t xml:space="preserve"> textos especiales</w:t>
      </w:r>
      <w:r w:rsidRPr="0032733B">
        <w:rPr>
          <w:sz w:val="22"/>
        </w:rPr>
        <w:t xml:space="preserve"> que tienen una intención específica cuando le </w:t>
      </w:r>
      <w:r w:rsidRPr="0032733B">
        <w:rPr>
          <w:i/>
          <w:iCs/>
          <w:sz w:val="22"/>
        </w:rPr>
        <w:t>hablan</w:t>
      </w:r>
      <w:r w:rsidRPr="0032733B">
        <w:rPr>
          <w:sz w:val="22"/>
        </w:rPr>
        <w:t xml:space="preserve"> al estudiante en este documento. Cada texto tiene un color que lo identifica para que el equipo de producción lo ubique con un formato especial en la plantilla interactiva.</w:t>
      </w:r>
    </w:p>
    <w:p w14:paraId="225DE965" w14:textId="77777777" w:rsidR="005D320F" w:rsidRPr="00E6180B" w:rsidRDefault="005D320F" w:rsidP="005D320F">
      <w:pPr>
        <w:spacing w:after="0"/>
        <w:rPr>
          <w:rFonts w:eastAsia="Times New Roman"/>
          <w:sz w:val="22"/>
          <w:szCs w:val="24"/>
          <w:lang w:eastAsia="es-CO"/>
        </w:rPr>
      </w:pPr>
      <w:r w:rsidRPr="00E6180B">
        <w:rPr>
          <w:color w:val="FF0000"/>
          <w:spacing w:val="-10"/>
          <w:kern w:val="24"/>
          <w:sz w:val="22"/>
          <w:lang w:eastAsia="es-CO"/>
        </w:rPr>
        <w:t>Texto</w:t>
      </w:r>
      <w:r>
        <w:rPr>
          <w:color w:val="FF0000"/>
          <w:spacing w:val="-10"/>
          <w:kern w:val="24"/>
          <w:sz w:val="22"/>
          <w:lang w:eastAsia="es-CO"/>
        </w:rPr>
        <w:t>s tipo</w:t>
      </w:r>
      <w:r w:rsidRPr="00E6180B">
        <w:rPr>
          <w:color w:val="FF0000"/>
          <w:spacing w:val="-10"/>
          <w:kern w:val="24"/>
          <w:sz w:val="22"/>
          <w:lang w:eastAsia="es-CO"/>
        </w:rPr>
        <w:t xml:space="preserve"> </w:t>
      </w:r>
      <w:r w:rsidRPr="00E6180B">
        <w:rPr>
          <w:b/>
          <w:bCs/>
          <w:color w:val="FF0000"/>
          <w:spacing w:val="-10"/>
          <w:kern w:val="24"/>
          <w:sz w:val="22"/>
          <w:lang w:eastAsia="es-CO"/>
        </w:rPr>
        <w:t>IMPORTANTE:</w:t>
      </w:r>
      <w:r w:rsidRPr="00E6180B">
        <w:rPr>
          <w:color w:val="FF0000"/>
          <w:spacing w:val="-10"/>
          <w:kern w:val="24"/>
          <w:sz w:val="22"/>
          <w:lang w:eastAsia="es-CO"/>
        </w:rPr>
        <w:t xml:space="preserve"> </w:t>
      </w:r>
      <w:r w:rsidRPr="00E6180B">
        <w:rPr>
          <w:rFonts w:eastAsia="Times New Roman"/>
          <w:color w:val="000000"/>
          <w:kern w:val="24"/>
          <w:sz w:val="22"/>
          <w:lang w:val="es-ES" w:eastAsia="es-CO"/>
        </w:rPr>
        <w:t xml:space="preserve">ayudan a hacer énfasis en aspectos importantes o relevantes. </w:t>
      </w:r>
      <w:r>
        <w:rPr>
          <w:rFonts w:eastAsia="Times New Roman"/>
          <w:color w:val="000000"/>
          <w:kern w:val="24"/>
          <w:sz w:val="22"/>
          <w:lang w:val="es-ES" w:eastAsia="es-CO"/>
        </w:rPr>
        <w:t>Ejemplo:</w:t>
      </w:r>
    </w:p>
    <w:p w14:paraId="07CF8270" w14:textId="77777777" w:rsidR="005D320F" w:rsidRPr="00E6180B" w:rsidRDefault="005D320F" w:rsidP="005D320F">
      <w:pPr>
        <w:spacing w:after="0" w:line="276" w:lineRule="auto"/>
        <w:ind w:left="708"/>
        <w:rPr>
          <w:rFonts w:eastAsia="Times New Roman"/>
          <w:sz w:val="22"/>
          <w:szCs w:val="24"/>
          <w:lang w:eastAsia="es-CO"/>
        </w:rPr>
      </w:pPr>
      <w:r w:rsidRPr="00E6180B">
        <w:rPr>
          <w:b/>
          <w:bCs/>
          <w:color w:val="FF0000"/>
          <w:spacing w:val="-10"/>
          <w:kern w:val="24"/>
          <w:sz w:val="22"/>
          <w:lang w:val="es-ES" w:eastAsia="es-CO"/>
        </w:rPr>
        <w:t>¡Pilas!</w:t>
      </w:r>
    </w:p>
    <w:p w14:paraId="3ECBC5C0" w14:textId="77777777" w:rsidR="005D320F" w:rsidRPr="00E6180B" w:rsidRDefault="005D320F" w:rsidP="005D320F">
      <w:pPr>
        <w:spacing w:after="0" w:line="276" w:lineRule="auto"/>
        <w:ind w:left="708"/>
        <w:rPr>
          <w:rFonts w:eastAsia="Times New Roman"/>
          <w:sz w:val="22"/>
          <w:szCs w:val="24"/>
          <w:lang w:eastAsia="es-CO"/>
        </w:rPr>
      </w:pPr>
      <w:r w:rsidRPr="00E6180B">
        <w:rPr>
          <w:color w:val="FF0000"/>
          <w:spacing w:val="-10"/>
          <w:kern w:val="24"/>
          <w:sz w:val="22"/>
          <w:lang w:eastAsia="es-CO"/>
        </w:rPr>
        <w:t xml:space="preserve">Escribimos en este color el texto referente al tema que sea significativo y requiera darle alguna denotación para facilitar su recordación, reflexión, resumen, análisis… identificándolo con un título corto como: </w:t>
      </w:r>
      <w:r w:rsidRPr="00E6180B">
        <w:rPr>
          <w:i/>
          <w:iCs/>
          <w:color w:val="FF0000"/>
          <w:spacing w:val="-10"/>
          <w:kern w:val="24"/>
          <w:sz w:val="22"/>
          <w:lang w:eastAsia="es-CO"/>
        </w:rPr>
        <w:t>Tenga en cuenta.</w:t>
      </w:r>
      <w:r w:rsidRPr="00E6180B">
        <w:rPr>
          <w:color w:val="FF0000"/>
          <w:spacing w:val="-10"/>
          <w:kern w:val="24"/>
          <w:sz w:val="22"/>
          <w:lang w:eastAsia="es-CO"/>
        </w:rPr>
        <w:t xml:space="preserve"> </w:t>
      </w:r>
      <w:r w:rsidRPr="00E6180B">
        <w:rPr>
          <w:i/>
          <w:iCs/>
          <w:color w:val="FF0000"/>
          <w:spacing w:val="-10"/>
          <w:kern w:val="24"/>
          <w:sz w:val="22"/>
          <w:lang w:eastAsia="es-CO"/>
        </w:rPr>
        <w:t>Recuerde que. Muy importante. Enfatizando. Resumiendo. Concretando</w:t>
      </w:r>
      <w:r w:rsidRPr="00E6180B">
        <w:rPr>
          <w:color w:val="FF0000"/>
          <w:spacing w:val="-10"/>
          <w:kern w:val="24"/>
          <w:sz w:val="22"/>
          <w:lang w:eastAsia="es-CO"/>
        </w:rPr>
        <w:t>.</w:t>
      </w:r>
    </w:p>
    <w:p w14:paraId="2A6E2008" w14:textId="77777777" w:rsidR="005D320F" w:rsidRPr="00E6180B" w:rsidRDefault="005D320F" w:rsidP="005D320F">
      <w:pPr>
        <w:spacing w:after="0"/>
        <w:rPr>
          <w:rFonts w:eastAsia="Times New Roman"/>
          <w:sz w:val="22"/>
          <w:szCs w:val="24"/>
          <w:lang w:eastAsia="es-CO"/>
        </w:rPr>
      </w:pPr>
      <w:r w:rsidRPr="00E6180B">
        <w:rPr>
          <w:b/>
          <w:bCs/>
          <w:color w:val="595959"/>
          <w:spacing w:val="-10"/>
          <w:kern w:val="24"/>
          <w:sz w:val="22"/>
          <w:lang w:eastAsia="es-CO"/>
        </w:rPr>
        <w:t>EJEMPLOS:</w:t>
      </w:r>
      <w:r w:rsidRPr="00E6180B">
        <w:rPr>
          <w:color w:val="595959"/>
          <w:spacing w:val="-10"/>
          <w:kern w:val="24"/>
          <w:sz w:val="22"/>
          <w:lang w:eastAsia="es-CO"/>
        </w:rPr>
        <w:t xml:space="preserve"> </w:t>
      </w:r>
      <w:r w:rsidRPr="00E6180B">
        <w:rPr>
          <w:rFonts w:eastAsia="Times New Roman"/>
          <w:color w:val="000000"/>
          <w:kern w:val="24"/>
          <w:sz w:val="22"/>
          <w:lang w:val="es-ES" w:eastAsia="es-CO"/>
        </w:rPr>
        <w:t>permiten hacer ilustraciones del tema expuesto.</w:t>
      </w:r>
      <w:r>
        <w:rPr>
          <w:rFonts w:eastAsia="Times New Roman"/>
          <w:color w:val="000000"/>
          <w:kern w:val="24"/>
          <w:sz w:val="22"/>
          <w:lang w:val="es-ES" w:eastAsia="es-CO"/>
        </w:rPr>
        <w:t xml:space="preserve"> Veamos:</w:t>
      </w:r>
    </w:p>
    <w:p w14:paraId="5DCF9F1B" w14:textId="77777777" w:rsidR="005D320F" w:rsidRPr="00E6180B" w:rsidRDefault="005D320F" w:rsidP="005D320F">
      <w:pPr>
        <w:spacing w:after="0" w:line="276" w:lineRule="auto"/>
        <w:ind w:left="708"/>
        <w:rPr>
          <w:rFonts w:eastAsia="Times New Roman"/>
          <w:sz w:val="22"/>
          <w:szCs w:val="24"/>
          <w:lang w:eastAsia="es-CO"/>
        </w:rPr>
      </w:pPr>
      <w:r w:rsidRPr="00E6180B">
        <w:rPr>
          <w:b/>
          <w:bCs/>
          <w:color w:val="595959"/>
          <w:spacing w:val="-10"/>
          <w:kern w:val="24"/>
          <w:sz w:val="22"/>
          <w:lang w:eastAsia="es-CO"/>
        </w:rPr>
        <w:t>Por ejemplo:</w:t>
      </w:r>
      <w:r w:rsidRPr="00E6180B">
        <w:rPr>
          <w:color w:val="595959"/>
          <w:spacing w:val="-10"/>
          <w:kern w:val="24"/>
          <w:sz w:val="22"/>
          <w:lang w:eastAsia="es-CO"/>
        </w:rPr>
        <w:t xml:space="preserve"> </w:t>
      </w:r>
    </w:p>
    <w:p w14:paraId="0117C49A" w14:textId="77777777" w:rsidR="005D320F" w:rsidRPr="00E6180B" w:rsidRDefault="005D320F" w:rsidP="005D320F">
      <w:pPr>
        <w:spacing w:after="0" w:line="276" w:lineRule="auto"/>
        <w:ind w:left="708"/>
        <w:rPr>
          <w:rFonts w:eastAsia="Times New Roman"/>
          <w:sz w:val="22"/>
          <w:szCs w:val="24"/>
          <w:lang w:eastAsia="es-CO"/>
        </w:rPr>
      </w:pPr>
      <w:r w:rsidRPr="00E6180B">
        <w:rPr>
          <w:color w:val="595959"/>
          <w:spacing w:val="-10"/>
          <w:kern w:val="24"/>
          <w:sz w:val="22"/>
          <w:lang w:eastAsia="es-CO"/>
        </w:rPr>
        <w:t>En este texto de color gris le estamos indicando cómo es el formato para escribir ejemplos, analogías o aspectos que de alguna manera permitan plantear un escenario de ocurrencia al respecto de la temática que se está trabajando.</w:t>
      </w:r>
    </w:p>
    <w:p w14:paraId="07DDE9BE" w14:textId="77777777" w:rsidR="005D320F" w:rsidRPr="00E6180B" w:rsidRDefault="005D320F" w:rsidP="005D320F">
      <w:pPr>
        <w:spacing w:after="0"/>
        <w:rPr>
          <w:rFonts w:eastAsia="Times New Roman"/>
          <w:sz w:val="22"/>
          <w:szCs w:val="24"/>
          <w:lang w:eastAsia="es-CO"/>
        </w:rPr>
      </w:pPr>
      <w:r w:rsidRPr="00E6180B">
        <w:rPr>
          <w:color w:val="00B050"/>
          <w:spacing w:val="-10"/>
          <w:kern w:val="24"/>
          <w:sz w:val="22"/>
          <w:lang w:eastAsia="es-CO"/>
        </w:rPr>
        <w:t xml:space="preserve">Párrafos de transición o </w:t>
      </w:r>
      <w:r w:rsidRPr="00E6180B">
        <w:rPr>
          <w:b/>
          <w:bCs/>
          <w:color w:val="00B050"/>
          <w:spacing w:val="-10"/>
          <w:kern w:val="24"/>
          <w:sz w:val="22"/>
          <w:lang w:eastAsia="es-CO"/>
        </w:rPr>
        <w:t>CONEXIÓN:</w:t>
      </w:r>
      <w:r w:rsidRPr="00E6180B">
        <w:rPr>
          <w:color w:val="00B050"/>
          <w:spacing w:val="-10"/>
          <w:kern w:val="24"/>
          <w:sz w:val="22"/>
          <w:lang w:eastAsia="es-CO"/>
        </w:rPr>
        <w:t xml:space="preserve"> </w:t>
      </w:r>
      <w:r w:rsidRPr="00E6180B">
        <w:rPr>
          <w:rFonts w:eastAsia="Times New Roman"/>
          <w:color w:val="000000"/>
          <w:kern w:val="24"/>
          <w:sz w:val="22"/>
          <w:lang w:val="es-ES" w:eastAsia="es-CO"/>
        </w:rPr>
        <w:t>concretan el tema abordado e introducen al siguiente tema. Son cone</w:t>
      </w:r>
      <w:r>
        <w:rPr>
          <w:rFonts w:eastAsia="Times New Roman"/>
          <w:color w:val="000000"/>
          <w:kern w:val="24"/>
          <w:sz w:val="22"/>
          <w:lang w:val="es-ES" w:eastAsia="es-CO"/>
        </w:rPr>
        <w:t>xiones entre temas subsecuentes:</w:t>
      </w:r>
    </w:p>
    <w:p w14:paraId="675CCE6D" w14:textId="77777777" w:rsidR="005D320F" w:rsidRPr="002C01F0" w:rsidRDefault="005D320F" w:rsidP="005D320F">
      <w:pPr>
        <w:spacing w:after="0" w:line="276" w:lineRule="auto"/>
        <w:ind w:left="708"/>
        <w:rPr>
          <w:color w:val="00B050"/>
          <w:spacing w:val="-10"/>
          <w:kern w:val="24"/>
          <w:sz w:val="22"/>
          <w:lang w:eastAsia="es-CO"/>
        </w:rPr>
      </w:pPr>
      <w:r w:rsidRPr="00E6180B">
        <w:rPr>
          <w:color w:val="00B050"/>
          <w:spacing w:val="-10"/>
          <w:kern w:val="24"/>
          <w:sz w:val="22"/>
          <w:lang w:val="es-ES" w:eastAsia="es-CO"/>
        </w:rPr>
        <w:t>Acabamos de conocer el matiz llamado Ejemplos, ahora le mostraremos cómo puede usar</w:t>
      </w:r>
      <w:r w:rsidRPr="00E6180B">
        <w:rPr>
          <w:color w:val="00B050"/>
          <w:spacing w:val="-10"/>
          <w:kern w:val="24"/>
          <w:sz w:val="22"/>
          <w:lang w:eastAsia="es-CO"/>
        </w:rPr>
        <w:t xml:space="preserve"> un párrafo de enlace o conexión entre temas, para concluir o sintetizar lo que se venía desarrollando y hacer una introducción, presentación o caracterización de los tópicos que se trabajarán en el tema siguiente.</w:t>
      </w:r>
    </w:p>
    <w:p w14:paraId="6E681DF9" w14:textId="77777777" w:rsidR="005D320F" w:rsidRPr="00E6180B" w:rsidRDefault="005D320F" w:rsidP="005D320F">
      <w:pPr>
        <w:spacing w:after="0"/>
        <w:rPr>
          <w:rFonts w:eastAsia="Times New Roman"/>
          <w:sz w:val="22"/>
          <w:szCs w:val="24"/>
          <w:lang w:eastAsia="es-CO"/>
        </w:rPr>
      </w:pPr>
      <w:r w:rsidRPr="00E6180B">
        <w:rPr>
          <w:rFonts w:eastAsia="Times New Roman"/>
          <w:b/>
          <w:bCs/>
          <w:color w:val="00B0F0"/>
          <w:kern w:val="24"/>
          <w:sz w:val="22"/>
          <w:lang w:eastAsia="es-CO"/>
        </w:rPr>
        <w:t>ENLACES</w:t>
      </w:r>
      <w:r w:rsidRPr="00E6180B">
        <w:rPr>
          <w:rFonts w:eastAsia="Times New Roman"/>
          <w:color w:val="000000"/>
          <w:kern w:val="24"/>
          <w:sz w:val="22"/>
          <w:lang w:eastAsia="es-CO"/>
        </w:rPr>
        <w:t xml:space="preserve"> </w:t>
      </w:r>
      <w:r w:rsidRPr="002C01F0">
        <w:rPr>
          <w:rFonts w:eastAsia="Times New Roman"/>
          <w:color w:val="00B0F0"/>
          <w:kern w:val="24"/>
          <w:sz w:val="22"/>
          <w:lang w:eastAsia="es-CO"/>
        </w:rPr>
        <w:t xml:space="preserve">de ampliación: </w:t>
      </w:r>
      <w:r w:rsidRPr="00E6180B">
        <w:rPr>
          <w:rFonts w:eastAsia="Times New Roman"/>
          <w:color w:val="000000"/>
          <w:kern w:val="24"/>
          <w:sz w:val="22"/>
          <w:lang w:val="es-ES" w:eastAsia="es-CO"/>
        </w:rPr>
        <w:t>direccionan el flujo de la temática hacia recursos o documentos de referencia externos, siempre orientados con una intención puntual.</w:t>
      </w:r>
      <w:r>
        <w:rPr>
          <w:rFonts w:eastAsia="Times New Roman"/>
          <w:color w:val="000000"/>
          <w:kern w:val="24"/>
          <w:sz w:val="22"/>
          <w:lang w:val="es-ES" w:eastAsia="es-CO"/>
        </w:rPr>
        <w:t xml:space="preserve"> La estructura para ellos es:</w:t>
      </w:r>
    </w:p>
    <w:p w14:paraId="2B52D10B" w14:textId="77777777" w:rsidR="005D320F" w:rsidRPr="00E6180B" w:rsidRDefault="005D320F" w:rsidP="005D320F">
      <w:pPr>
        <w:spacing w:after="0"/>
        <w:ind w:left="708"/>
        <w:rPr>
          <w:rFonts w:eastAsia="Times New Roman"/>
          <w:sz w:val="22"/>
          <w:szCs w:val="24"/>
          <w:lang w:eastAsia="es-CO"/>
        </w:rPr>
      </w:pPr>
      <w:r w:rsidRPr="00E6180B">
        <w:rPr>
          <w:rFonts w:eastAsia="Times New Roman"/>
          <w:b/>
          <w:bCs/>
          <w:color w:val="00B0F0"/>
          <w:kern w:val="24"/>
          <w:sz w:val="22"/>
          <w:lang w:eastAsia="es-CO"/>
        </w:rPr>
        <w:t>Extendiendo el saber</w:t>
      </w:r>
    </w:p>
    <w:p w14:paraId="232A68F1" w14:textId="77777777" w:rsidR="005D320F" w:rsidRPr="00E6180B" w:rsidRDefault="005D320F" w:rsidP="005D320F">
      <w:pPr>
        <w:spacing w:after="0"/>
        <w:ind w:left="708"/>
        <w:rPr>
          <w:rFonts w:eastAsia="Times New Roman"/>
          <w:sz w:val="22"/>
          <w:szCs w:val="24"/>
          <w:lang w:eastAsia="es-CO"/>
        </w:rPr>
      </w:pPr>
      <w:r w:rsidRPr="00E6180B">
        <w:rPr>
          <w:rFonts w:eastAsia="Times New Roman"/>
          <w:b/>
          <w:bCs/>
          <w:color w:val="00B0F0"/>
          <w:kern w:val="24"/>
          <w:sz w:val="22"/>
          <w:lang w:eastAsia="es-CO"/>
        </w:rPr>
        <w:t>Video</w:t>
      </w:r>
      <w:r w:rsidRPr="00E6180B">
        <w:rPr>
          <w:rFonts w:eastAsia="Times New Roman"/>
          <w:color w:val="00B0F0"/>
          <w:kern w:val="24"/>
          <w:sz w:val="22"/>
          <w:lang w:eastAsia="es-CO"/>
        </w:rPr>
        <w:t>: Los valores del ser</w:t>
      </w:r>
    </w:p>
    <w:p w14:paraId="2D08A624" w14:textId="77777777" w:rsidR="005D320F" w:rsidRPr="00E6180B" w:rsidRDefault="005D320F" w:rsidP="005D320F">
      <w:pPr>
        <w:spacing w:after="0"/>
        <w:ind w:left="708"/>
        <w:rPr>
          <w:rFonts w:eastAsia="Times New Roman"/>
          <w:sz w:val="22"/>
          <w:szCs w:val="24"/>
          <w:lang w:eastAsia="es-CO"/>
        </w:rPr>
      </w:pPr>
      <w:r w:rsidRPr="00E6180B">
        <w:rPr>
          <w:rFonts w:eastAsia="Times New Roman"/>
          <w:b/>
          <w:bCs/>
          <w:color w:val="00B0F0"/>
          <w:kern w:val="24"/>
          <w:sz w:val="22"/>
          <w:lang w:eastAsia="es-CO"/>
        </w:rPr>
        <w:t>Duración</w:t>
      </w:r>
      <w:r w:rsidRPr="00E6180B">
        <w:rPr>
          <w:rFonts w:eastAsia="Times New Roman"/>
          <w:color w:val="00B0F0"/>
          <w:kern w:val="24"/>
          <w:sz w:val="22"/>
          <w:lang w:eastAsia="es-CO"/>
        </w:rPr>
        <w:t>: 3 minutos</w:t>
      </w:r>
    </w:p>
    <w:p w14:paraId="3FDA7C95" w14:textId="77777777" w:rsidR="005D320F" w:rsidRPr="00E6180B" w:rsidRDefault="007865C4" w:rsidP="005D320F">
      <w:pPr>
        <w:spacing w:after="0"/>
        <w:ind w:left="708"/>
        <w:rPr>
          <w:rFonts w:eastAsia="Times New Roman"/>
          <w:sz w:val="22"/>
          <w:szCs w:val="24"/>
          <w:lang w:eastAsia="es-CO"/>
        </w:rPr>
      </w:pPr>
      <w:r w:rsidRPr="00F36646">
        <w:rPr>
          <w:rFonts w:eastAsia="Times New Roman"/>
          <w:b/>
          <w:bCs/>
          <w:color w:val="00B0F0"/>
          <w:kern w:val="24"/>
          <w:sz w:val="22"/>
          <w:lang w:eastAsia="es-CO"/>
        </w:rPr>
        <w:t>Enlace Web</w:t>
      </w:r>
      <w:r w:rsidRPr="00F36646">
        <w:rPr>
          <w:rFonts w:eastAsia="Times New Roman"/>
          <w:color w:val="00B0F0"/>
          <w:kern w:val="24"/>
          <w:sz w:val="22"/>
          <w:lang w:eastAsia="es-CO"/>
        </w:rPr>
        <w:t xml:space="preserve">: </w:t>
      </w:r>
      <w:hyperlink r:id="rId10" w:history="1">
        <w:r w:rsidRPr="00F36646">
          <w:rPr>
            <w:rFonts w:eastAsia="Times New Roman"/>
            <w:color w:val="00B0F0"/>
            <w:kern w:val="24"/>
            <w:sz w:val="22"/>
            <w:u w:val="single"/>
            <w:lang w:eastAsia="es-CO"/>
          </w:rPr>
          <w:t>www.youtube/losvaloresdelser.com</w:t>
        </w:r>
      </w:hyperlink>
      <w:r w:rsidRPr="00F36646">
        <w:t>.</w:t>
      </w:r>
      <w:r w:rsidRPr="00F36646">
        <w:rPr>
          <w:rFonts w:eastAsia="Times New Roman"/>
          <w:color w:val="00B0F0"/>
          <w:kern w:val="24"/>
          <w:sz w:val="22"/>
          <w:lang w:eastAsia="es-CO"/>
        </w:rPr>
        <w:t xml:space="preserve"> </w:t>
      </w:r>
      <w:r w:rsidR="005D320F" w:rsidRPr="00E6180B">
        <w:rPr>
          <w:rFonts w:eastAsia="+mn-ea" w:cs="+mn-cs"/>
          <w:b/>
          <w:bCs/>
          <w:color w:val="D85C00"/>
          <w:kern w:val="24"/>
          <w:sz w:val="22"/>
          <w:lang w:eastAsia="es-CO"/>
        </w:rPr>
        <w:t xml:space="preserve">(Para </w:t>
      </w:r>
      <w:r w:rsidR="005D320F">
        <w:rPr>
          <w:rFonts w:eastAsia="+mn-ea" w:cs="+mn-cs"/>
          <w:b/>
          <w:bCs/>
          <w:color w:val="D85C00"/>
          <w:kern w:val="24"/>
          <w:sz w:val="22"/>
          <w:lang w:eastAsia="es-CO"/>
        </w:rPr>
        <w:t>vincular en el nombre del recurso</w:t>
      </w:r>
      <w:r w:rsidR="005D320F" w:rsidRPr="00E6180B">
        <w:rPr>
          <w:rFonts w:eastAsia="+mn-ea" w:cs="+mn-cs"/>
          <w:b/>
          <w:bCs/>
          <w:color w:val="D85C00"/>
          <w:kern w:val="24"/>
          <w:sz w:val="22"/>
          <w:lang w:eastAsia="es-CO"/>
        </w:rPr>
        <w:t xml:space="preserve"> – </w:t>
      </w:r>
      <w:r w:rsidR="00C448F4">
        <w:rPr>
          <w:rFonts w:eastAsia="+mn-ea" w:cs="+mn-cs"/>
          <w:b/>
          <w:bCs/>
          <w:color w:val="D85C00"/>
          <w:kern w:val="24"/>
          <w:sz w:val="22"/>
          <w:lang w:eastAsia="es-CO"/>
        </w:rPr>
        <w:t>N</w:t>
      </w:r>
      <w:r w:rsidR="00C448F4" w:rsidRPr="00E6180B">
        <w:rPr>
          <w:rFonts w:eastAsia="+mn-ea" w:cs="+mn-cs"/>
          <w:b/>
          <w:bCs/>
          <w:color w:val="D85C00"/>
          <w:kern w:val="24"/>
          <w:sz w:val="22"/>
          <w:lang w:eastAsia="es-CO"/>
        </w:rPr>
        <w:t xml:space="preserve">o </w:t>
      </w:r>
      <w:r w:rsidR="005D320F" w:rsidRPr="00E6180B">
        <w:rPr>
          <w:rFonts w:eastAsia="+mn-ea" w:cs="+mn-cs"/>
          <w:b/>
          <w:bCs/>
          <w:color w:val="D85C00"/>
          <w:kern w:val="24"/>
          <w:sz w:val="22"/>
          <w:lang w:eastAsia="es-CO"/>
        </w:rPr>
        <w:t xml:space="preserve">se incluye el </w:t>
      </w:r>
      <w:r w:rsidR="005D320F">
        <w:rPr>
          <w:rFonts w:eastAsia="+mn-ea" w:cs="+mn-cs"/>
          <w:b/>
          <w:bCs/>
          <w:color w:val="D85C00"/>
          <w:kern w:val="24"/>
          <w:sz w:val="22"/>
          <w:lang w:eastAsia="es-CO"/>
        </w:rPr>
        <w:t>enlace directamente en el OVA</w:t>
      </w:r>
      <w:r w:rsidR="005D320F" w:rsidRPr="00E6180B">
        <w:rPr>
          <w:rFonts w:eastAsia="+mn-ea" w:cs="+mn-cs"/>
          <w:b/>
          <w:bCs/>
          <w:color w:val="D85C00"/>
          <w:kern w:val="24"/>
          <w:sz w:val="22"/>
          <w:lang w:eastAsia="es-CO"/>
        </w:rPr>
        <w:t>).</w:t>
      </w:r>
    </w:p>
    <w:p w14:paraId="3BEA413D" w14:textId="77777777" w:rsidR="005D320F" w:rsidRPr="002C01F0" w:rsidRDefault="005D320F" w:rsidP="005D320F">
      <w:pPr>
        <w:spacing w:after="0"/>
        <w:ind w:left="708"/>
        <w:rPr>
          <w:rFonts w:eastAsia="Times New Roman"/>
          <w:color w:val="00B0F0"/>
          <w:kern w:val="24"/>
          <w:sz w:val="22"/>
          <w:lang w:eastAsia="es-CO"/>
        </w:rPr>
      </w:pPr>
      <w:r w:rsidRPr="00E6180B">
        <w:rPr>
          <w:rFonts w:eastAsia="Times New Roman"/>
          <w:b/>
          <w:bCs/>
          <w:color w:val="00B0F0"/>
          <w:kern w:val="24"/>
          <w:sz w:val="22"/>
          <w:lang w:val="es-ES" w:eastAsia="es-CO"/>
        </w:rPr>
        <w:t>Enunciado</w:t>
      </w:r>
      <w:r w:rsidRPr="00E6180B">
        <w:rPr>
          <w:rFonts w:eastAsia="Times New Roman"/>
          <w:color w:val="00B0F0"/>
          <w:kern w:val="24"/>
          <w:sz w:val="22"/>
          <w:lang w:val="es-ES" w:eastAsia="es-CO"/>
        </w:rPr>
        <w:t xml:space="preserve">: </w:t>
      </w:r>
      <w:r w:rsidRPr="00E6180B">
        <w:rPr>
          <w:rFonts w:eastAsia="Times New Roman"/>
          <w:color w:val="00B0F0"/>
          <w:kern w:val="24"/>
          <w:sz w:val="22"/>
          <w:lang w:eastAsia="es-CO"/>
        </w:rPr>
        <w:t>Observa el video y recibe la información adicional sobre los valores del ser que hemos trabajado hasta ahora.</w:t>
      </w:r>
    </w:p>
    <w:p w14:paraId="24D58439" w14:textId="77777777" w:rsidR="005D320F" w:rsidRPr="00E6180B" w:rsidRDefault="005D320F" w:rsidP="005D320F">
      <w:pPr>
        <w:spacing w:after="0"/>
        <w:rPr>
          <w:rFonts w:eastAsia="Times New Roman"/>
          <w:sz w:val="22"/>
          <w:szCs w:val="24"/>
          <w:lang w:eastAsia="es-CO"/>
        </w:rPr>
      </w:pPr>
      <w:r w:rsidRPr="00E6180B">
        <w:rPr>
          <w:rFonts w:eastAsia="Times New Roman"/>
          <w:b/>
          <w:bCs/>
          <w:color w:val="7030A0"/>
          <w:kern w:val="24"/>
          <w:sz w:val="22"/>
          <w:lang w:eastAsia="es-CO"/>
        </w:rPr>
        <w:t>ANOTACIONES:</w:t>
      </w:r>
      <w:r w:rsidRPr="00E6180B">
        <w:rPr>
          <w:rFonts w:eastAsia="Times New Roman"/>
          <w:color w:val="7030A0"/>
          <w:kern w:val="24"/>
          <w:sz w:val="22"/>
          <w:lang w:eastAsia="es-CO"/>
        </w:rPr>
        <w:t xml:space="preserve"> </w:t>
      </w:r>
      <w:r w:rsidRPr="00E6180B">
        <w:rPr>
          <w:rFonts w:eastAsia="Times New Roman"/>
          <w:color w:val="000000"/>
          <w:kern w:val="24"/>
          <w:sz w:val="22"/>
          <w:lang w:eastAsia="es-CO"/>
        </w:rPr>
        <w:t xml:space="preserve">son textos que merecen resaltarse porque ofrecen información relevante, aunque no tan importante como los </w:t>
      </w:r>
      <w:r>
        <w:rPr>
          <w:rFonts w:eastAsia="Times New Roman"/>
          <w:color w:val="000000"/>
          <w:kern w:val="24"/>
          <w:sz w:val="22"/>
          <w:lang w:eastAsia="es-CO"/>
        </w:rPr>
        <w:t>textos rojos</w:t>
      </w:r>
      <w:r w:rsidRPr="00E6180B">
        <w:rPr>
          <w:rFonts w:eastAsia="Times New Roman"/>
          <w:color w:val="000000"/>
          <w:kern w:val="24"/>
          <w:sz w:val="22"/>
          <w:lang w:eastAsia="es-CO"/>
        </w:rPr>
        <w:t>.</w:t>
      </w:r>
    </w:p>
    <w:p w14:paraId="2E3E47FD" w14:textId="77777777" w:rsidR="005D320F" w:rsidRPr="00E6180B" w:rsidRDefault="005D320F" w:rsidP="005D320F">
      <w:pPr>
        <w:spacing w:after="0"/>
        <w:ind w:left="708"/>
        <w:rPr>
          <w:rFonts w:eastAsia="Times New Roman"/>
          <w:sz w:val="22"/>
          <w:szCs w:val="24"/>
          <w:lang w:eastAsia="es-CO"/>
        </w:rPr>
      </w:pPr>
      <w:r w:rsidRPr="00E6180B">
        <w:rPr>
          <w:rFonts w:eastAsia="Times New Roman"/>
          <w:b/>
          <w:bCs/>
          <w:color w:val="7030A0"/>
          <w:kern w:val="24"/>
          <w:sz w:val="22"/>
          <w:lang w:eastAsia="es-CO"/>
        </w:rPr>
        <w:t>Nota:</w:t>
      </w:r>
    </w:p>
    <w:p w14:paraId="265C811D" w14:textId="77777777" w:rsidR="005D320F" w:rsidRPr="00E6180B" w:rsidRDefault="005D320F" w:rsidP="005D320F">
      <w:pPr>
        <w:spacing w:after="0"/>
        <w:ind w:left="708"/>
        <w:rPr>
          <w:rFonts w:eastAsia="Times New Roman"/>
          <w:sz w:val="22"/>
          <w:szCs w:val="24"/>
          <w:lang w:eastAsia="es-CO"/>
        </w:rPr>
      </w:pPr>
      <w:r w:rsidRPr="00E6180B">
        <w:rPr>
          <w:rFonts w:eastAsia="Times New Roman"/>
          <w:color w:val="7030A0"/>
          <w:kern w:val="24"/>
          <w:sz w:val="22"/>
          <w:lang w:eastAsia="es-CO"/>
        </w:rPr>
        <w:t xml:space="preserve">Estos textos pueden incluir datos, cifras, definiciones, entre </w:t>
      </w:r>
      <w:r w:rsidR="00C448F4" w:rsidRPr="00E6180B">
        <w:rPr>
          <w:rFonts w:eastAsia="Times New Roman"/>
          <w:color w:val="7030A0"/>
          <w:kern w:val="24"/>
          <w:sz w:val="22"/>
          <w:lang w:eastAsia="es-CO"/>
        </w:rPr>
        <w:t>otr</w:t>
      </w:r>
      <w:r w:rsidR="00C448F4">
        <w:rPr>
          <w:rFonts w:eastAsia="Times New Roman"/>
          <w:color w:val="7030A0"/>
          <w:kern w:val="24"/>
          <w:sz w:val="22"/>
          <w:lang w:eastAsia="es-CO"/>
        </w:rPr>
        <w:t>o</w:t>
      </w:r>
      <w:r w:rsidR="00C448F4" w:rsidRPr="00E6180B">
        <w:rPr>
          <w:rFonts w:eastAsia="Times New Roman"/>
          <w:color w:val="7030A0"/>
          <w:kern w:val="24"/>
          <w:sz w:val="22"/>
          <w:lang w:eastAsia="es-CO"/>
        </w:rPr>
        <w:t>s</w:t>
      </w:r>
      <w:r w:rsidRPr="00E6180B">
        <w:rPr>
          <w:rFonts w:eastAsia="Times New Roman"/>
          <w:color w:val="7030A0"/>
          <w:kern w:val="24"/>
          <w:sz w:val="22"/>
          <w:lang w:eastAsia="es-CO"/>
        </w:rPr>
        <w:t xml:space="preserve">. </w:t>
      </w:r>
    </w:p>
    <w:p w14:paraId="45D204F6" w14:textId="77777777" w:rsidR="005D320F" w:rsidRPr="002C01F0" w:rsidRDefault="005D320F" w:rsidP="005D320F">
      <w:pPr>
        <w:spacing w:after="0"/>
        <w:ind w:left="708"/>
        <w:rPr>
          <w:rFonts w:eastAsia="Times New Roman"/>
          <w:color w:val="7030A0"/>
          <w:kern w:val="24"/>
          <w:sz w:val="22"/>
          <w:lang w:eastAsia="es-CO"/>
        </w:rPr>
      </w:pPr>
      <w:r w:rsidRPr="00E6180B">
        <w:rPr>
          <w:rFonts w:eastAsia="Times New Roman"/>
          <w:color w:val="7030A0"/>
          <w:kern w:val="24"/>
          <w:sz w:val="22"/>
          <w:lang w:eastAsia="es-CO"/>
        </w:rPr>
        <w:t>Información puntual, pero relevante.</w:t>
      </w:r>
    </w:p>
    <w:p w14:paraId="25151986" w14:textId="77777777" w:rsidR="005D320F" w:rsidRPr="00E6180B" w:rsidRDefault="005D320F" w:rsidP="005D320F">
      <w:pPr>
        <w:spacing w:after="0"/>
        <w:rPr>
          <w:rFonts w:eastAsia="Times New Roman"/>
          <w:sz w:val="22"/>
          <w:szCs w:val="24"/>
          <w:lang w:eastAsia="es-CO"/>
        </w:rPr>
      </w:pPr>
      <w:r w:rsidRPr="00E6180B">
        <w:rPr>
          <w:rFonts w:eastAsia="+mn-ea" w:cs="Arial"/>
          <w:b/>
          <w:bCs/>
          <w:color w:val="002060"/>
          <w:kern w:val="24"/>
          <w:sz w:val="22"/>
          <w:lang w:eastAsia="es-CO"/>
        </w:rPr>
        <w:t>ACTIVIDADES</w:t>
      </w:r>
      <w:r w:rsidRPr="00E6180B">
        <w:rPr>
          <w:rFonts w:eastAsia="+mn-ea" w:cs="+mn-cs"/>
          <w:b/>
          <w:bCs/>
          <w:color w:val="002060"/>
          <w:kern w:val="24"/>
          <w:sz w:val="22"/>
          <w:lang w:eastAsia="es-CO"/>
        </w:rPr>
        <w:t xml:space="preserve"> </w:t>
      </w:r>
      <w:r w:rsidRPr="00E6180B">
        <w:rPr>
          <w:rFonts w:eastAsia="Times New Roman"/>
          <w:color w:val="101323"/>
          <w:kern w:val="24"/>
          <w:sz w:val="22"/>
          <w:lang w:eastAsia="es-CO"/>
        </w:rPr>
        <w:t>de aprendizaje</w:t>
      </w:r>
      <w:r w:rsidRPr="002C01F0">
        <w:rPr>
          <w:rFonts w:eastAsia="Times New Roman"/>
          <w:color w:val="101323"/>
          <w:kern w:val="24"/>
          <w:sz w:val="22"/>
          <w:lang w:eastAsia="es-CO"/>
        </w:rPr>
        <w:t>: orientan</w:t>
      </w:r>
      <w:r w:rsidRPr="00E6180B">
        <w:rPr>
          <w:rFonts w:eastAsia="Times New Roman"/>
          <w:color w:val="000000"/>
          <w:kern w:val="24"/>
          <w:sz w:val="22"/>
          <w:lang w:eastAsia="es-CO"/>
        </w:rPr>
        <w:t xml:space="preserve"> el entrenamiento para la adquisición de las destrezas necesarias en el desarrollo de un tema específico. Tienen la particularidad de tener respuestas puntuales (para la calificación automática) y se pueden realizar cuantas veces se desee.</w:t>
      </w:r>
    </w:p>
    <w:p w14:paraId="35810073" w14:textId="77777777" w:rsidR="005D320F" w:rsidRPr="00E6180B" w:rsidRDefault="005D320F" w:rsidP="005D320F">
      <w:pPr>
        <w:spacing w:after="0"/>
        <w:ind w:left="708"/>
        <w:rPr>
          <w:rFonts w:eastAsia="Times New Roman"/>
          <w:sz w:val="22"/>
          <w:szCs w:val="24"/>
          <w:lang w:eastAsia="es-CO"/>
        </w:rPr>
      </w:pPr>
      <w:r w:rsidRPr="00E6180B">
        <w:rPr>
          <w:rFonts w:eastAsia="+mn-ea" w:cs="+mn-cs"/>
          <w:b/>
          <w:bCs/>
          <w:color w:val="002060"/>
          <w:kern w:val="24"/>
          <w:sz w:val="22"/>
          <w:lang w:eastAsia="es-CO"/>
        </w:rPr>
        <w:t xml:space="preserve">Tipo de actividad: </w:t>
      </w:r>
      <w:r w:rsidRPr="00E6180B">
        <w:rPr>
          <w:rFonts w:eastAsia="+mn-ea" w:cs="+mn-cs"/>
          <w:color w:val="002060"/>
          <w:kern w:val="24"/>
          <w:sz w:val="22"/>
          <w:lang w:eastAsia="es-CO"/>
        </w:rPr>
        <w:t>nombre de la actividad según la plantilla</w:t>
      </w:r>
      <w:r w:rsidR="00C448F4">
        <w:rPr>
          <w:rFonts w:eastAsia="+mn-ea" w:cs="+mn-cs"/>
          <w:color w:val="002060"/>
          <w:kern w:val="24"/>
          <w:sz w:val="22"/>
          <w:lang w:eastAsia="es-CO"/>
        </w:rPr>
        <w:t>.</w:t>
      </w:r>
      <w:r w:rsidRPr="00E6180B">
        <w:rPr>
          <w:rFonts w:eastAsia="+mn-ea" w:cs="+mn-cs"/>
          <w:color w:val="002060"/>
          <w:kern w:val="24"/>
          <w:sz w:val="22"/>
          <w:lang w:eastAsia="es-CO"/>
        </w:rPr>
        <w:t xml:space="preserve"> </w:t>
      </w:r>
      <w:r w:rsidRPr="00E6180B">
        <w:rPr>
          <w:rFonts w:eastAsia="+mn-ea" w:cs="+mn-cs"/>
          <w:b/>
          <w:bCs/>
          <w:color w:val="D85C00"/>
          <w:kern w:val="24"/>
          <w:sz w:val="22"/>
          <w:lang w:eastAsia="es-CO"/>
        </w:rPr>
        <w:t xml:space="preserve">(Para integrar – </w:t>
      </w:r>
      <w:r w:rsidR="00C448F4">
        <w:rPr>
          <w:rFonts w:eastAsia="+mn-ea" w:cs="+mn-cs"/>
          <w:b/>
          <w:bCs/>
          <w:color w:val="D85C00"/>
          <w:kern w:val="24"/>
          <w:sz w:val="22"/>
          <w:lang w:eastAsia="es-CO"/>
        </w:rPr>
        <w:t>N</w:t>
      </w:r>
      <w:r w:rsidR="00C448F4" w:rsidRPr="00E6180B">
        <w:rPr>
          <w:rFonts w:eastAsia="+mn-ea" w:cs="+mn-cs"/>
          <w:b/>
          <w:bCs/>
          <w:color w:val="D85C00"/>
          <w:kern w:val="24"/>
          <w:sz w:val="22"/>
          <w:lang w:eastAsia="es-CO"/>
        </w:rPr>
        <w:t xml:space="preserve">o </w:t>
      </w:r>
      <w:r w:rsidRPr="00E6180B">
        <w:rPr>
          <w:rFonts w:eastAsia="+mn-ea" w:cs="+mn-cs"/>
          <w:b/>
          <w:bCs/>
          <w:color w:val="D85C00"/>
          <w:kern w:val="24"/>
          <w:sz w:val="22"/>
          <w:lang w:eastAsia="es-CO"/>
        </w:rPr>
        <w:t>se incluye en el OVA).</w:t>
      </w:r>
    </w:p>
    <w:p w14:paraId="30FAFC4B" w14:textId="77777777" w:rsidR="005D320F" w:rsidRPr="005313BB" w:rsidRDefault="005D320F" w:rsidP="005D320F">
      <w:pPr>
        <w:spacing w:after="0"/>
        <w:ind w:left="708"/>
        <w:jc w:val="left"/>
        <w:rPr>
          <w:rFonts w:eastAsia="+mn-ea" w:cs="+mn-cs"/>
          <w:bCs/>
          <w:color w:val="002060"/>
          <w:kern w:val="24"/>
          <w:sz w:val="22"/>
          <w:lang w:eastAsia="es-CO"/>
        </w:rPr>
      </w:pPr>
      <w:r>
        <w:rPr>
          <w:rFonts w:eastAsia="+mn-ea" w:cs="+mn-cs"/>
          <w:b/>
          <w:bCs/>
          <w:color w:val="002060"/>
          <w:kern w:val="24"/>
          <w:sz w:val="22"/>
          <w:lang w:eastAsia="es-CO"/>
        </w:rPr>
        <w:t xml:space="preserve">Objetivo de aprendizaje: </w:t>
      </w:r>
      <w:r>
        <w:rPr>
          <w:rFonts w:eastAsia="+mn-ea" w:cs="+mn-cs"/>
          <w:bCs/>
          <w:color w:val="002060"/>
          <w:kern w:val="24"/>
          <w:sz w:val="22"/>
          <w:lang w:eastAsia="es-CO"/>
        </w:rPr>
        <w:t>identifique, en función del estudiante, el objetivo que se pretende alcanzar con el desarrollo de la actividad.</w:t>
      </w:r>
    </w:p>
    <w:p w14:paraId="27AD8BC9" w14:textId="77777777" w:rsidR="00C40F48" w:rsidRDefault="005D320F" w:rsidP="005D320F">
      <w:pPr>
        <w:spacing w:after="0"/>
        <w:ind w:left="708"/>
        <w:jc w:val="left"/>
        <w:rPr>
          <w:rFonts w:eastAsia="+mn-ea" w:cs="+mn-cs"/>
          <w:color w:val="002060"/>
          <w:kern w:val="24"/>
          <w:sz w:val="22"/>
          <w:lang w:eastAsia="es-CO"/>
        </w:rPr>
      </w:pPr>
      <w:r w:rsidRPr="00E6180B">
        <w:rPr>
          <w:rFonts w:eastAsia="+mn-ea" w:cs="+mn-cs"/>
          <w:b/>
          <w:bCs/>
          <w:color w:val="002060"/>
          <w:kern w:val="24"/>
          <w:sz w:val="22"/>
          <w:lang w:eastAsia="es-CO"/>
        </w:rPr>
        <w:t xml:space="preserve">Enunciado: </w:t>
      </w:r>
      <w:r w:rsidRPr="00E6180B">
        <w:rPr>
          <w:rFonts w:eastAsia="+mn-ea" w:cs="+mn-cs"/>
          <w:color w:val="002060"/>
          <w:kern w:val="24"/>
          <w:sz w:val="22"/>
          <w:lang w:eastAsia="es-CO"/>
        </w:rPr>
        <w:t>describa la instrucción que debe darse al estudiante para realizar la actividad, así como las respuestas correctas para la programación.</w:t>
      </w:r>
      <w:r>
        <w:rPr>
          <w:rFonts w:eastAsia="+mn-ea" w:cs="+mn-cs"/>
          <w:color w:val="002060"/>
          <w:kern w:val="24"/>
          <w:sz w:val="22"/>
          <w:lang w:eastAsia="es-CO"/>
        </w:rPr>
        <w:t xml:space="preserve"> </w:t>
      </w:r>
    </w:p>
    <w:p w14:paraId="47D85CE2" w14:textId="77777777" w:rsidR="005D320F" w:rsidRPr="004D707D" w:rsidRDefault="005D320F" w:rsidP="005D320F">
      <w:pPr>
        <w:spacing w:after="0"/>
        <w:ind w:left="708"/>
        <w:jc w:val="left"/>
        <w:rPr>
          <w:rFonts w:eastAsia="+mn-ea" w:cs="+mn-cs"/>
          <w:color w:val="002060"/>
          <w:kern w:val="24"/>
          <w:sz w:val="22"/>
          <w:lang w:eastAsia="es-CO"/>
        </w:rPr>
      </w:pPr>
      <w:r>
        <w:br w:type="page"/>
      </w:r>
    </w:p>
    <w:p w14:paraId="52703326" w14:textId="77777777" w:rsidR="005D320F" w:rsidRDefault="005D320F" w:rsidP="005D320F">
      <w:pPr>
        <w:pStyle w:val="Puesto"/>
      </w:pPr>
      <w:r>
        <w:lastRenderedPageBreak/>
        <w:t>Contextualización a la Unidad</w:t>
      </w:r>
    </w:p>
    <w:p w14:paraId="35672BF8" w14:textId="77777777" w:rsidR="00C40F48" w:rsidRDefault="00C40F48" w:rsidP="005D320F">
      <w:pPr>
        <w:pStyle w:val="Puesto"/>
        <w:rPr>
          <w:sz w:val="32"/>
          <w:szCs w:val="32"/>
        </w:rPr>
      </w:pPr>
    </w:p>
    <w:p w14:paraId="520EA9E6" w14:textId="77777777" w:rsidR="00B75C45" w:rsidRPr="0032733B" w:rsidRDefault="00B75C45" w:rsidP="00B75C45">
      <w:pPr>
        <w:pStyle w:val="Puesto"/>
        <w:rPr>
          <w:sz w:val="32"/>
          <w:szCs w:val="32"/>
        </w:rPr>
      </w:pPr>
      <w:r w:rsidRPr="0032733B">
        <w:rPr>
          <w:sz w:val="32"/>
          <w:szCs w:val="32"/>
        </w:rPr>
        <w:t>Introducción</w:t>
      </w:r>
    </w:p>
    <w:p w14:paraId="1798D079" w14:textId="77777777" w:rsidR="00B75C45" w:rsidRDefault="00B75C45" w:rsidP="00B75C45">
      <w:pPr>
        <w:rPr>
          <w:lang w:val="es-ES"/>
        </w:rPr>
      </w:pPr>
    </w:p>
    <w:p w14:paraId="5C82655B" w14:textId="77777777" w:rsidR="006363A9" w:rsidRDefault="006363A9" w:rsidP="00B75C45">
      <w:r>
        <w:t>En esta unidad se presentan algunas dimensiones y significados de lo político y de las representaciones de la acción política vinculada</w:t>
      </w:r>
      <w:r w:rsidR="009628DD">
        <w:t>s</w:t>
      </w:r>
      <w:r>
        <w:t xml:space="preserve"> a las prácticas cotidianas en todas las dimensiones del hacer cooperativo de Confiar</w:t>
      </w:r>
      <w:r w:rsidR="009628DD">
        <w:t>.</w:t>
      </w:r>
      <w:r>
        <w:t xml:space="preserve"> </w:t>
      </w:r>
      <w:r w:rsidR="009628DD">
        <w:t>Estas</w:t>
      </w:r>
      <w:r>
        <w:t xml:space="preserve"> configuran una identidad </w:t>
      </w:r>
      <w:r w:rsidR="006316F8">
        <w:t>diferenciada</w:t>
      </w:r>
      <w:r w:rsidR="009628DD">
        <w:t xml:space="preserve"> que se caracteriza</w:t>
      </w:r>
      <w:r w:rsidR="006316F8">
        <w:t xml:space="preserve"> por la búsqueda constante de la </w:t>
      </w:r>
      <w:r>
        <w:t>participación</w:t>
      </w:r>
      <w:r w:rsidR="006316F8">
        <w:t xml:space="preserve"> cualificada y generadora de aprendizajes para la transformación en las relaciones económicas, sociales, culturales </w:t>
      </w:r>
      <w:r w:rsidR="000D0F51">
        <w:t xml:space="preserve">y </w:t>
      </w:r>
      <w:r w:rsidR="006316F8">
        <w:t>políticas desde el pensamiento solidario en los territorios donde hacemos presencia.</w:t>
      </w:r>
    </w:p>
    <w:p w14:paraId="11774521" w14:textId="77777777" w:rsidR="006363A9" w:rsidRDefault="006363A9" w:rsidP="00B75C45"/>
    <w:p w14:paraId="27A3BA23" w14:textId="77777777" w:rsidR="00B75C45" w:rsidRPr="009C2ADD" w:rsidRDefault="00B75C45" w:rsidP="00B75C45">
      <w:pPr>
        <w:rPr>
          <w:lang w:val="es-ES"/>
        </w:rPr>
      </w:pPr>
    </w:p>
    <w:p w14:paraId="4F289E91" w14:textId="77777777" w:rsidR="00B75C45" w:rsidRPr="0032733B" w:rsidRDefault="00B75C45" w:rsidP="00B75C45">
      <w:pPr>
        <w:pStyle w:val="Puesto"/>
        <w:rPr>
          <w:sz w:val="32"/>
          <w:szCs w:val="32"/>
        </w:rPr>
      </w:pPr>
      <w:r w:rsidRPr="0032733B">
        <w:rPr>
          <w:sz w:val="32"/>
          <w:szCs w:val="32"/>
        </w:rPr>
        <w:t>Objetivo de aprendizaje</w:t>
      </w:r>
    </w:p>
    <w:p w14:paraId="6457EFF3" w14:textId="77777777" w:rsidR="00B75C45" w:rsidRDefault="00B75C45" w:rsidP="00B75C45">
      <w:pPr>
        <w:rPr>
          <w:lang w:val="es-ES"/>
        </w:rPr>
      </w:pPr>
    </w:p>
    <w:p w14:paraId="1C9D1DDD" w14:textId="77777777" w:rsidR="006316F8" w:rsidRDefault="00CA6595" w:rsidP="00815B47">
      <w:r>
        <w:t xml:space="preserve">Identificar </w:t>
      </w:r>
      <w:r w:rsidR="009628DD">
        <w:t xml:space="preserve">las apuestas políticas de Confiar </w:t>
      </w:r>
      <w:r w:rsidR="006316F8">
        <w:t xml:space="preserve">en </w:t>
      </w:r>
      <w:r>
        <w:t xml:space="preserve">las diferentes dimensiones </w:t>
      </w:r>
      <w:r w:rsidR="006316F8">
        <w:t>de relacionamiento y configuración de las sociedades, de los territorios y de las personas</w:t>
      </w:r>
      <w:r w:rsidR="009628DD">
        <w:t xml:space="preserve">, todo ello en la búsqueda del bienvivir. </w:t>
      </w:r>
    </w:p>
    <w:p w14:paraId="528F5FEE" w14:textId="77777777" w:rsidR="00B75C45" w:rsidRDefault="00B75C45" w:rsidP="00815B47">
      <w:pPr>
        <w:tabs>
          <w:tab w:val="left" w:pos="7600"/>
        </w:tabs>
      </w:pPr>
    </w:p>
    <w:p w14:paraId="61601396" w14:textId="77777777" w:rsidR="00B75C45" w:rsidRPr="0032733B" w:rsidRDefault="00B75C45" w:rsidP="00B75C45">
      <w:pPr>
        <w:pStyle w:val="Puesto"/>
        <w:rPr>
          <w:sz w:val="32"/>
          <w:szCs w:val="32"/>
        </w:rPr>
      </w:pPr>
      <w:r w:rsidRPr="0032733B">
        <w:rPr>
          <w:sz w:val="32"/>
          <w:szCs w:val="32"/>
        </w:rPr>
        <w:t>Duración</w:t>
      </w:r>
    </w:p>
    <w:p w14:paraId="3DDC516F" w14:textId="77777777" w:rsidR="00B75C45" w:rsidRDefault="00B75C45" w:rsidP="00B75C45">
      <w:pPr>
        <w:rPr>
          <w:lang w:val="es-ES"/>
        </w:rPr>
      </w:pPr>
    </w:p>
    <w:p w14:paraId="482CF766" w14:textId="77777777" w:rsidR="00B75C45" w:rsidRPr="00E3452D" w:rsidRDefault="009939D9" w:rsidP="00B75C45">
      <w:r>
        <w:t xml:space="preserve">1 </w:t>
      </w:r>
      <w:r w:rsidR="000D0F51">
        <w:t>hora</w:t>
      </w:r>
      <w:r w:rsidR="00B75C45">
        <w:t>.</w:t>
      </w:r>
    </w:p>
    <w:p w14:paraId="001BE95D" w14:textId="77777777" w:rsidR="005D320F" w:rsidRDefault="005D320F" w:rsidP="005D320F">
      <w:pPr>
        <w:pStyle w:val="Puesto"/>
      </w:pPr>
      <w:r>
        <w:t>Menú de navegación</w:t>
      </w:r>
    </w:p>
    <w:p w14:paraId="49D43813" w14:textId="77777777" w:rsidR="00872CAA" w:rsidRDefault="001A4E86">
      <w:pPr>
        <w:pStyle w:val="TDC1"/>
        <w:tabs>
          <w:tab w:val="left" w:pos="440"/>
          <w:tab w:val="right" w:leader="dot" w:pos="10790"/>
        </w:tabs>
        <w:rPr>
          <w:rFonts w:asciiTheme="minorHAnsi" w:eastAsiaTheme="minorEastAsia" w:hAnsiTheme="minorHAnsi" w:cstheme="minorBidi"/>
          <w:noProof/>
          <w:sz w:val="22"/>
          <w:lang w:val="en-US"/>
        </w:rPr>
      </w:pPr>
      <w:r>
        <w:rPr>
          <w:b/>
          <w:bCs/>
          <w:lang w:val="es-ES"/>
        </w:rPr>
        <w:fldChar w:fldCharType="begin"/>
      </w:r>
      <w:r w:rsidR="005D320F">
        <w:rPr>
          <w:b/>
          <w:bCs/>
          <w:lang w:val="es-ES"/>
        </w:rPr>
        <w:instrText xml:space="preserve"> TOC \o "1-3" \h \z \u </w:instrText>
      </w:r>
      <w:r>
        <w:rPr>
          <w:b/>
          <w:bCs/>
          <w:lang w:val="es-ES"/>
        </w:rPr>
        <w:fldChar w:fldCharType="separate"/>
      </w:r>
      <w:hyperlink w:anchor="_Toc10479480" w:history="1">
        <w:r w:rsidR="00872CAA" w:rsidRPr="007D1FC6">
          <w:rPr>
            <w:rStyle w:val="Hipervnculo"/>
            <w:noProof/>
          </w:rPr>
          <w:t>1</w:t>
        </w:r>
        <w:r w:rsidR="00872CAA">
          <w:rPr>
            <w:rFonts w:asciiTheme="minorHAnsi" w:eastAsiaTheme="minorEastAsia" w:hAnsiTheme="minorHAnsi" w:cstheme="minorBidi"/>
            <w:noProof/>
            <w:sz w:val="22"/>
            <w:lang w:val="en-US"/>
          </w:rPr>
          <w:tab/>
        </w:r>
        <w:r w:rsidR="00872CAA" w:rsidRPr="007D1FC6">
          <w:rPr>
            <w:rStyle w:val="Hipervnculo"/>
            <w:noProof/>
          </w:rPr>
          <w:t>Lo político y la política</w:t>
        </w:r>
        <w:r w:rsidR="00872CAA">
          <w:rPr>
            <w:noProof/>
            <w:webHidden/>
          </w:rPr>
          <w:tab/>
        </w:r>
        <w:r>
          <w:rPr>
            <w:noProof/>
            <w:webHidden/>
          </w:rPr>
          <w:fldChar w:fldCharType="begin"/>
        </w:r>
        <w:r w:rsidR="00872CAA">
          <w:rPr>
            <w:noProof/>
            <w:webHidden/>
          </w:rPr>
          <w:instrText xml:space="preserve"> PAGEREF _Toc10479480 \h </w:instrText>
        </w:r>
        <w:r>
          <w:rPr>
            <w:noProof/>
            <w:webHidden/>
          </w:rPr>
        </w:r>
        <w:r>
          <w:rPr>
            <w:noProof/>
            <w:webHidden/>
          </w:rPr>
          <w:fldChar w:fldCharType="separate"/>
        </w:r>
        <w:r w:rsidR="00FC6D55">
          <w:rPr>
            <w:noProof/>
            <w:webHidden/>
          </w:rPr>
          <w:t>4</w:t>
        </w:r>
        <w:r>
          <w:rPr>
            <w:noProof/>
            <w:webHidden/>
          </w:rPr>
          <w:fldChar w:fldCharType="end"/>
        </w:r>
      </w:hyperlink>
    </w:p>
    <w:p w14:paraId="6D781FF2" w14:textId="77777777" w:rsidR="00872CAA" w:rsidRDefault="00CD6BE7">
      <w:pPr>
        <w:pStyle w:val="TDC1"/>
        <w:tabs>
          <w:tab w:val="left" w:pos="440"/>
          <w:tab w:val="right" w:leader="dot" w:pos="10790"/>
        </w:tabs>
        <w:rPr>
          <w:rFonts w:asciiTheme="minorHAnsi" w:eastAsiaTheme="minorEastAsia" w:hAnsiTheme="minorHAnsi" w:cstheme="minorBidi"/>
          <w:noProof/>
          <w:sz w:val="22"/>
          <w:lang w:val="en-US"/>
        </w:rPr>
      </w:pPr>
      <w:hyperlink w:anchor="_Toc10479481" w:history="1">
        <w:r w:rsidR="00872CAA" w:rsidRPr="007D1FC6">
          <w:rPr>
            <w:rStyle w:val="Hipervnculo"/>
            <w:noProof/>
          </w:rPr>
          <w:t>2</w:t>
        </w:r>
        <w:r w:rsidR="00872CAA">
          <w:rPr>
            <w:rFonts w:asciiTheme="minorHAnsi" w:eastAsiaTheme="minorEastAsia" w:hAnsiTheme="minorHAnsi" w:cstheme="minorBidi"/>
            <w:noProof/>
            <w:sz w:val="22"/>
            <w:lang w:val="en-US"/>
          </w:rPr>
          <w:tab/>
        </w:r>
        <w:r w:rsidR="00872CAA" w:rsidRPr="007D1FC6">
          <w:rPr>
            <w:rStyle w:val="Hipervnculo"/>
            <w:noProof/>
          </w:rPr>
          <w:t>¿Y cuáles son las apuestas políticas de Confiar en las diferentes dimensiones de relación?</w:t>
        </w:r>
        <w:r w:rsidR="00872CAA">
          <w:rPr>
            <w:noProof/>
            <w:webHidden/>
          </w:rPr>
          <w:tab/>
        </w:r>
        <w:r w:rsidR="001A4E86">
          <w:rPr>
            <w:noProof/>
            <w:webHidden/>
          </w:rPr>
          <w:fldChar w:fldCharType="begin"/>
        </w:r>
        <w:r w:rsidR="00872CAA">
          <w:rPr>
            <w:noProof/>
            <w:webHidden/>
          </w:rPr>
          <w:instrText xml:space="preserve"> PAGEREF _Toc10479481 \h </w:instrText>
        </w:r>
        <w:r w:rsidR="001A4E86">
          <w:rPr>
            <w:noProof/>
            <w:webHidden/>
          </w:rPr>
        </w:r>
        <w:r w:rsidR="001A4E86">
          <w:rPr>
            <w:noProof/>
            <w:webHidden/>
          </w:rPr>
          <w:fldChar w:fldCharType="separate"/>
        </w:r>
        <w:r w:rsidR="00FC6D55">
          <w:rPr>
            <w:noProof/>
            <w:webHidden/>
          </w:rPr>
          <w:t>6</w:t>
        </w:r>
        <w:r w:rsidR="001A4E86">
          <w:rPr>
            <w:noProof/>
            <w:webHidden/>
          </w:rPr>
          <w:fldChar w:fldCharType="end"/>
        </w:r>
      </w:hyperlink>
    </w:p>
    <w:p w14:paraId="346E767C" w14:textId="77777777" w:rsidR="00872CAA" w:rsidRDefault="00CD6BE7">
      <w:pPr>
        <w:pStyle w:val="TDC2"/>
        <w:tabs>
          <w:tab w:val="left" w:pos="880"/>
          <w:tab w:val="right" w:leader="dot" w:pos="10790"/>
        </w:tabs>
        <w:rPr>
          <w:rFonts w:asciiTheme="minorHAnsi" w:eastAsiaTheme="minorEastAsia" w:hAnsiTheme="minorHAnsi" w:cstheme="minorBidi"/>
          <w:noProof/>
          <w:sz w:val="22"/>
          <w:lang w:val="en-US"/>
        </w:rPr>
      </w:pPr>
      <w:hyperlink w:anchor="_Toc10479482" w:history="1">
        <w:r w:rsidR="00872CAA" w:rsidRPr="007D1FC6">
          <w:rPr>
            <w:rStyle w:val="Hipervnculo"/>
            <w:noProof/>
          </w:rPr>
          <w:t>2.1</w:t>
        </w:r>
        <w:r w:rsidR="00872CAA">
          <w:rPr>
            <w:rFonts w:asciiTheme="minorHAnsi" w:eastAsiaTheme="minorEastAsia" w:hAnsiTheme="minorHAnsi" w:cstheme="minorBidi"/>
            <w:noProof/>
            <w:sz w:val="22"/>
            <w:lang w:val="en-US"/>
          </w:rPr>
          <w:tab/>
        </w:r>
        <w:r w:rsidR="00872CAA" w:rsidRPr="007D1FC6">
          <w:rPr>
            <w:rStyle w:val="Hipervnculo"/>
            <w:noProof/>
          </w:rPr>
          <w:t>Dimensión territorial</w:t>
        </w:r>
        <w:r w:rsidR="00872CAA">
          <w:rPr>
            <w:noProof/>
            <w:webHidden/>
          </w:rPr>
          <w:tab/>
        </w:r>
        <w:r w:rsidR="001A4E86">
          <w:rPr>
            <w:noProof/>
            <w:webHidden/>
          </w:rPr>
          <w:fldChar w:fldCharType="begin"/>
        </w:r>
        <w:r w:rsidR="00872CAA">
          <w:rPr>
            <w:noProof/>
            <w:webHidden/>
          </w:rPr>
          <w:instrText xml:space="preserve"> PAGEREF _Toc10479482 \h </w:instrText>
        </w:r>
        <w:r w:rsidR="001A4E86">
          <w:rPr>
            <w:noProof/>
            <w:webHidden/>
          </w:rPr>
        </w:r>
        <w:r w:rsidR="001A4E86">
          <w:rPr>
            <w:noProof/>
            <w:webHidden/>
          </w:rPr>
          <w:fldChar w:fldCharType="separate"/>
        </w:r>
        <w:r w:rsidR="00FC6D55">
          <w:rPr>
            <w:noProof/>
            <w:webHidden/>
          </w:rPr>
          <w:t>7</w:t>
        </w:r>
        <w:r w:rsidR="001A4E86">
          <w:rPr>
            <w:noProof/>
            <w:webHidden/>
          </w:rPr>
          <w:fldChar w:fldCharType="end"/>
        </w:r>
      </w:hyperlink>
    </w:p>
    <w:p w14:paraId="0CC4385C" w14:textId="77777777" w:rsidR="00872CAA" w:rsidRDefault="00CD6BE7">
      <w:pPr>
        <w:pStyle w:val="TDC2"/>
        <w:tabs>
          <w:tab w:val="left" w:pos="880"/>
          <w:tab w:val="right" w:leader="dot" w:pos="10790"/>
        </w:tabs>
        <w:rPr>
          <w:rFonts w:asciiTheme="minorHAnsi" w:eastAsiaTheme="minorEastAsia" w:hAnsiTheme="minorHAnsi" w:cstheme="minorBidi"/>
          <w:noProof/>
          <w:sz w:val="22"/>
          <w:lang w:val="en-US"/>
        </w:rPr>
      </w:pPr>
      <w:hyperlink w:anchor="_Toc10479483" w:history="1">
        <w:r w:rsidR="00872CAA" w:rsidRPr="007D1FC6">
          <w:rPr>
            <w:rStyle w:val="Hipervnculo"/>
            <w:noProof/>
          </w:rPr>
          <w:t>2.2</w:t>
        </w:r>
        <w:r w:rsidR="00872CAA">
          <w:rPr>
            <w:rFonts w:asciiTheme="minorHAnsi" w:eastAsiaTheme="minorEastAsia" w:hAnsiTheme="minorHAnsi" w:cstheme="minorBidi"/>
            <w:noProof/>
            <w:sz w:val="22"/>
            <w:lang w:val="en-US"/>
          </w:rPr>
          <w:tab/>
        </w:r>
        <w:r w:rsidR="00872CAA" w:rsidRPr="007D1FC6">
          <w:rPr>
            <w:rStyle w:val="Hipervnculo"/>
            <w:noProof/>
          </w:rPr>
          <w:t>Dimensión cultural</w:t>
        </w:r>
        <w:r w:rsidR="00872CAA">
          <w:rPr>
            <w:noProof/>
            <w:webHidden/>
          </w:rPr>
          <w:tab/>
        </w:r>
        <w:r w:rsidR="001A4E86">
          <w:rPr>
            <w:noProof/>
            <w:webHidden/>
          </w:rPr>
          <w:fldChar w:fldCharType="begin"/>
        </w:r>
        <w:r w:rsidR="00872CAA">
          <w:rPr>
            <w:noProof/>
            <w:webHidden/>
          </w:rPr>
          <w:instrText xml:space="preserve"> PAGEREF _Toc10479483 \h </w:instrText>
        </w:r>
        <w:r w:rsidR="001A4E86">
          <w:rPr>
            <w:noProof/>
            <w:webHidden/>
          </w:rPr>
        </w:r>
        <w:r w:rsidR="001A4E86">
          <w:rPr>
            <w:noProof/>
            <w:webHidden/>
          </w:rPr>
          <w:fldChar w:fldCharType="separate"/>
        </w:r>
        <w:r w:rsidR="00FC6D55">
          <w:rPr>
            <w:noProof/>
            <w:webHidden/>
          </w:rPr>
          <w:t>9</w:t>
        </w:r>
        <w:r w:rsidR="001A4E86">
          <w:rPr>
            <w:noProof/>
            <w:webHidden/>
          </w:rPr>
          <w:fldChar w:fldCharType="end"/>
        </w:r>
      </w:hyperlink>
    </w:p>
    <w:p w14:paraId="5EB2D592" w14:textId="77777777" w:rsidR="00872CAA" w:rsidRDefault="00CD6BE7">
      <w:pPr>
        <w:pStyle w:val="TDC2"/>
        <w:tabs>
          <w:tab w:val="left" w:pos="880"/>
          <w:tab w:val="right" w:leader="dot" w:pos="10790"/>
        </w:tabs>
        <w:rPr>
          <w:rFonts w:asciiTheme="minorHAnsi" w:eastAsiaTheme="minorEastAsia" w:hAnsiTheme="minorHAnsi" w:cstheme="minorBidi"/>
          <w:noProof/>
          <w:sz w:val="22"/>
          <w:lang w:val="en-US"/>
        </w:rPr>
      </w:pPr>
      <w:hyperlink w:anchor="_Toc10479484" w:history="1">
        <w:r w:rsidR="00872CAA" w:rsidRPr="007D1FC6">
          <w:rPr>
            <w:rStyle w:val="Hipervnculo"/>
            <w:noProof/>
          </w:rPr>
          <w:t>2.3</w:t>
        </w:r>
        <w:r w:rsidR="00872CAA">
          <w:rPr>
            <w:rFonts w:asciiTheme="minorHAnsi" w:eastAsiaTheme="minorEastAsia" w:hAnsiTheme="minorHAnsi" w:cstheme="minorBidi"/>
            <w:noProof/>
            <w:sz w:val="22"/>
            <w:lang w:val="en-US"/>
          </w:rPr>
          <w:tab/>
        </w:r>
        <w:r w:rsidR="00872CAA" w:rsidRPr="007D1FC6">
          <w:rPr>
            <w:rStyle w:val="Hipervnculo"/>
            <w:noProof/>
          </w:rPr>
          <w:t>Dimensión social</w:t>
        </w:r>
        <w:r w:rsidR="00872CAA">
          <w:rPr>
            <w:noProof/>
            <w:webHidden/>
          </w:rPr>
          <w:tab/>
        </w:r>
        <w:r w:rsidR="001A4E86">
          <w:rPr>
            <w:noProof/>
            <w:webHidden/>
          </w:rPr>
          <w:fldChar w:fldCharType="begin"/>
        </w:r>
        <w:r w:rsidR="00872CAA">
          <w:rPr>
            <w:noProof/>
            <w:webHidden/>
          </w:rPr>
          <w:instrText xml:space="preserve"> PAGEREF _Toc10479484 \h </w:instrText>
        </w:r>
        <w:r w:rsidR="001A4E86">
          <w:rPr>
            <w:noProof/>
            <w:webHidden/>
          </w:rPr>
        </w:r>
        <w:r w:rsidR="001A4E86">
          <w:rPr>
            <w:noProof/>
            <w:webHidden/>
          </w:rPr>
          <w:fldChar w:fldCharType="separate"/>
        </w:r>
        <w:r w:rsidR="00FC6D55">
          <w:rPr>
            <w:noProof/>
            <w:webHidden/>
          </w:rPr>
          <w:t>12</w:t>
        </w:r>
        <w:r w:rsidR="001A4E86">
          <w:rPr>
            <w:noProof/>
            <w:webHidden/>
          </w:rPr>
          <w:fldChar w:fldCharType="end"/>
        </w:r>
      </w:hyperlink>
    </w:p>
    <w:p w14:paraId="0DB82C11" w14:textId="77777777" w:rsidR="00872CAA" w:rsidRDefault="00CD6BE7">
      <w:pPr>
        <w:pStyle w:val="TDC2"/>
        <w:tabs>
          <w:tab w:val="left" w:pos="880"/>
          <w:tab w:val="right" w:leader="dot" w:pos="10790"/>
        </w:tabs>
        <w:rPr>
          <w:rFonts w:asciiTheme="minorHAnsi" w:eastAsiaTheme="minorEastAsia" w:hAnsiTheme="minorHAnsi" w:cstheme="minorBidi"/>
          <w:noProof/>
          <w:sz w:val="22"/>
          <w:lang w:val="en-US"/>
        </w:rPr>
      </w:pPr>
      <w:hyperlink w:anchor="_Toc10479485" w:history="1">
        <w:r w:rsidR="00872CAA" w:rsidRPr="007D1FC6">
          <w:rPr>
            <w:rStyle w:val="Hipervnculo"/>
            <w:noProof/>
          </w:rPr>
          <w:t>2.4</w:t>
        </w:r>
        <w:r w:rsidR="00872CAA">
          <w:rPr>
            <w:rFonts w:asciiTheme="minorHAnsi" w:eastAsiaTheme="minorEastAsia" w:hAnsiTheme="minorHAnsi" w:cstheme="minorBidi"/>
            <w:noProof/>
            <w:sz w:val="22"/>
            <w:lang w:val="en-US"/>
          </w:rPr>
          <w:tab/>
        </w:r>
        <w:r w:rsidR="00872CAA" w:rsidRPr="007D1FC6">
          <w:rPr>
            <w:rStyle w:val="Hipervnculo"/>
            <w:noProof/>
          </w:rPr>
          <w:t>Dimensión ambiental</w:t>
        </w:r>
        <w:r w:rsidR="00872CAA">
          <w:rPr>
            <w:noProof/>
            <w:webHidden/>
          </w:rPr>
          <w:tab/>
        </w:r>
        <w:r w:rsidR="001A4E86">
          <w:rPr>
            <w:noProof/>
            <w:webHidden/>
          </w:rPr>
          <w:fldChar w:fldCharType="begin"/>
        </w:r>
        <w:r w:rsidR="00872CAA">
          <w:rPr>
            <w:noProof/>
            <w:webHidden/>
          </w:rPr>
          <w:instrText xml:space="preserve"> PAGEREF _Toc10479485 \h </w:instrText>
        </w:r>
        <w:r w:rsidR="001A4E86">
          <w:rPr>
            <w:noProof/>
            <w:webHidden/>
          </w:rPr>
        </w:r>
        <w:r w:rsidR="001A4E86">
          <w:rPr>
            <w:noProof/>
            <w:webHidden/>
          </w:rPr>
          <w:fldChar w:fldCharType="separate"/>
        </w:r>
        <w:r w:rsidR="00FC6D55">
          <w:rPr>
            <w:noProof/>
            <w:webHidden/>
          </w:rPr>
          <w:t>13</w:t>
        </w:r>
        <w:r w:rsidR="001A4E86">
          <w:rPr>
            <w:noProof/>
            <w:webHidden/>
          </w:rPr>
          <w:fldChar w:fldCharType="end"/>
        </w:r>
      </w:hyperlink>
    </w:p>
    <w:p w14:paraId="6D7F3C79" w14:textId="77777777" w:rsidR="00872CAA" w:rsidRDefault="00CD6BE7">
      <w:pPr>
        <w:pStyle w:val="TDC2"/>
        <w:tabs>
          <w:tab w:val="left" w:pos="880"/>
          <w:tab w:val="right" w:leader="dot" w:pos="10790"/>
        </w:tabs>
        <w:rPr>
          <w:rFonts w:asciiTheme="minorHAnsi" w:eastAsiaTheme="minorEastAsia" w:hAnsiTheme="minorHAnsi" w:cstheme="minorBidi"/>
          <w:noProof/>
          <w:sz w:val="22"/>
          <w:lang w:val="en-US"/>
        </w:rPr>
      </w:pPr>
      <w:hyperlink w:anchor="_Toc10479486" w:history="1">
        <w:r w:rsidR="00872CAA" w:rsidRPr="007D1FC6">
          <w:rPr>
            <w:rStyle w:val="Hipervnculo"/>
            <w:noProof/>
          </w:rPr>
          <w:t>2.5</w:t>
        </w:r>
        <w:r w:rsidR="00872CAA">
          <w:rPr>
            <w:rFonts w:asciiTheme="minorHAnsi" w:eastAsiaTheme="minorEastAsia" w:hAnsiTheme="minorHAnsi" w:cstheme="minorBidi"/>
            <w:noProof/>
            <w:sz w:val="22"/>
            <w:lang w:val="en-US"/>
          </w:rPr>
          <w:tab/>
        </w:r>
        <w:r w:rsidR="00872CAA" w:rsidRPr="007D1FC6">
          <w:rPr>
            <w:rStyle w:val="Hipervnculo"/>
            <w:noProof/>
          </w:rPr>
          <w:t>Dimensión económica</w:t>
        </w:r>
        <w:r w:rsidR="00872CAA">
          <w:rPr>
            <w:noProof/>
            <w:webHidden/>
          </w:rPr>
          <w:tab/>
        </w:r>
        <w:r w:rsidR="001A4E86">
          <w:rPr>
            <w:noProof/>
            <w:webHidden/>
          </w:rPr>
          <w:fldChar w:fldCharType="begin"/>
        </w:r>
        <w:r w:rsidR="00872CAA">
          <w:rPr>
            <w:noProof/>
            <w:webHidden/>
          </w:rPr>
          <w:instrText xml:space="preserve"> PAGEREF _Toc10479486 \h </w:instrText>
        </w:r>
        <w:r w:rsidR="001A4E86">
          <w:rPr>
            <w:noProof/>
            <w:webHidden/>
          </w:rPr>
        </w:r>
        <w:r w:rsidR="001A4E86">
          <w:rPr>
            <w:noProof/>
            <w:webHidden/>
          </w:rPr>
          <w:fldChar w:fldCharType="separate"/>
        </w:r>
        <w:r w:rsidR="00FC6D55">
          <w:rPr>
            <w:noProof/>
            <w:webHidden/>
          </w:rPr>
          <w:t>14</w:t>
        </w:r>
        <w:r w:rsidR="001A4E86">
          <w:rPr>
            <w:noProof/>
            <w:webHidden/>
          </w:rPr>
          <w:fldChar w:fldCharType="end"/>
        </w:r>
      </w:hyperlink>
    </w:p>
    <w:p w14:paraId="453FE5EB" w14:textId="77777777" w:rsidR="005D320F" w:rsidRDefault="001A4E86" w:rsidP="002260E2">
      <w:pPr>
        <w:pStyle w:val="Puesto"/>
      </w:pPr>
      <w:r>
        <w:rPr>
          <w:b w:val="0"/>
          <w:bCs/>
          <w:lang w:val="es-ES"/>
        </w:rPr>
        <w:fldChar w:fldCharType="end"/>
      </w:r>
      <w:r w:rsidR="005D320F">
        <w:br w:type="page"/>
      </w:r>
      <w:r w:rsidR="005D320F">
        <w:lastRenderedPageBreak/>
        <w:t>Desarrollo temático</w:t>
      </w:r>
    </w:p>
    <w:p w14:paraId="3F643ADE" w14:textId="77777777" w:rsidR="00654968" w:rsidRDefault="00654968" w:rsidP="005D320F"/>
    <w:p w14:paraId="03332FF8" w14:textId="77777777" w:rsidR="00B75C45" w:rsidRPr="00B92B64" w:rsidRDefault="002D5F1B" w:rsidP="00B92B64">
      <w:pPr>
        <w:pStyle w:val="Ttulo1"/>
      </w:pPr>
      <w:bookmarkStart w:id="5" w:name="_Toc10479480"/>
      <w:r w:rsidRPr="00B92B64">
        <w:t>Lo político y la polític</w:t>
      </w:r>
      <w:r w:rsidR="00A91383" w:rsidRPr="00B92B64">
        <w:t>a</w:t>
      </w:r>
      <w:bookmarkEnd w:id="5"/>
      <w:r w:rsidR="00487DBA" w:rsidRPr="00B92B64">
        <w:t xml:space="preserve">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4"/>
        <w:gridCol w:w="5466"/>
      </w:tblGrid>
      <w:tr w:rsidR="00F0237B" w14:paraId="60F6CCD0" w14:textId="77777777" w:rsidTr="00CD6BE7">
        <w:trPr>
          <w:trHeight w:val="5102"/>
          <w:jc w:val="center"/>
        </w:trPr>
        <w:tc>
          <w:tcPr>
            <w:tcW w:w="5508" w:type="dxa"/>
            <w:vAlign w:val="center"/>
          </w:tcPr>
          <w:p w14:paraId="5DC3DDFC" w14:textId="77777777" w:rsidR="00F0237B" w:rsidRDefault="00F0237B" w:rsidP="00F0237B">
            <w:pPr>
              <w:jc w:val="center"/>
              <w:rPr>
                <w:i/>
              </w:rPr>
            </w:pPr>
            <w:r w:rsidRPr="001F5900">
              <w:rPr>
                <w:i/>
              </w:rPr>
              <w:t>“A la pregunta por el sentido de la política hay una respuesta tan sencilla y tan concluyente en sí misma que se diría que otras respuestas están totalmente de más. La respuesta es: el sentido de la política es la libertad”.</w:t>
            </w:r>
            <w:r>
              <w:rPr>
                <w:i/>
              </w:rPr>
              <w:t xml:space="preserve"> Hannah Arendt.</w:t>
            </w:r>
          </w:p>
          <w:p w14:paraId="3E2802C9" w14:textId="77777777" w:rsidR="00F0237B" w:rsidRDefault="00F0237B" w:rsidP="00F0237B">
            <w:pPr>
              <w:jc w:val="center"/>
            </w:pPr>
          </w:p>
        </w:tc>
        <w:tc>
          <w:tcPr>
            <w:tcW w:w="5508" w:type="dxa"/>
          </w:tcPr>
          <w:p w14:paraId="1FFFBBA1" w14:textId="77777777" w:rsidR="00F0237B" w:rsidRDefault="00F0237B" w:rsidP="00F0237B">
            <w:pPr>
              <w:keepNext/>
              <w:jc w:val="center"/>
            </w:pPr>
            <w:commentRangeStart w:id="6"/>
            <w:commentRangeStart w:id="7"/>
            <w:r>
              <w:rPr>
                <w:noProof/>
                <w:lang w:val="en-US"/>
              </w:rPr>
              <w:drawing>
                <wp:inline distT="0" distB="0" distL="0" distR="0" wp14:anchorId="53480DBA" wp14:editId="0E438AD7">
                  <wp:extent cx="2779174" cy="3079750"/>
                  <wp:effectExtent l="0" t="0" r="254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2790522" cy="3092325"/>
                          </a:xfrm>
                          <a:prstGeom prst="rect">
                            <a:avLst/>
                          </a:prstGeom>
                        </pic:spPr>
                      </pic:pic>
                    </a:graphicData>
                  </a:graphic>
                </wp:inline>
              </w:drawing>
            </w:r>
            <w:commentRangeEnd w:id="6"/>
            <w:r>
              <w:rPr>
                <w:rStyle w:val="Refdecomentario"/>
              </w:rPr>
              <w:commentReference w:id="6"/>
            </w:r>
            <w:commentRangeEnd w:id="7"/>
            <w:r w:rsidR="00CD6BE7">
              <w:rPr>
                <w:rStyle w:val="Refdecomentario"/>
              </w:rPr>
              <w:commentReference w:id="7"/>
            </w:r>
          </w:p>
          <w:p w14:paraId="30CDC477" w14:textId="77777777" w:rsidR="00F0237B" w:rsidRDefault="00F0237B" w:rsidP="00F0237B">
            <w:pPr>
              <w:pStyle w:val="Descripcin"/>
              <w:jc w:val="center"/>
            </w:pPr>
            <w:r>
              <w:t xml:space="preserve">Imagen </w:t>
            </w:r>
            <w:r w:rsidR="001A4E86">
              <w:fldChar w:fldCharType="begin"/>
            </w:r>
            <w:r>
              <w:instrText xml:space="preserve"> SEQ Imagen \* ARABIC </w:instrText>
            </w:r>
            <w:r w:rsidR="001A4E86">
              <w:fldChar w:fldCharType="separate"/>
            </w:r>
            <w:r w:rsidR="00FC6D55">
              <w:rPr>
                <w:noProof/>
              </w:rPr>
              <w:t>1</w:t>
            </w:r>
            <w:r w:rsidR="001A4E86">
              <w:fldChar w:fldCharType="end"/>
            </w:r>
            <w:r>
              <w:t xml:space="preserve"> Lo político y la política (2019)</w:t>
            </w:r>
          </w:p>
        </w:tc>
      </w:tr>
      <w:tr w:rsidR="00CD6BE7" w14:paraId="48B2AEBB" w14:textId="77777777" w:rsidTr="00CD6BE7">
        <w:trPr>
          <w:trHeight w:val="260"/>
          <w:jc w:val="center"/>
        </w:trPr>
        <w:tc>
          <w:tcPr>
            <w:tcW w:w="5508" w:type="dxa"/>
            <w:vAlign w:val="center"/>
          </w:tcPr>
          <w:p w14:paraId="771C419E" w14:textId="77777777" w:rsidR="00CD6BE7" w:rsidRPr="001F5900" w:rsidRDefault="00CD6BE7" w:rsidP="00F0237B">
            <w:pPr>
              <w:jc w:val="center"/>
              <w:rPr>
                <w:i/>
              </w:rPr>
            </w:pPr>
          </w:p>
        </w:tc>
        <w:tc>
          <w:tcPr>
            <w:tcW w:w="5508" w:type="dxa"/>
          </w:tcPr>
          <w:p w14:paraId="120E467C" w14:textId="77777777" w:rsidR="00CD6BE7" w:rsidRPr="00CD6BE7" w:rsidRDefault="00CD6BE7" w:rsidP="00F0237B">
            <w:pPr>
              <w:keepNext/>
              <w:jc w:val="center"/>
              <w:rPr>
                <w:noProof/>
              </w:rPr>
            </w:pPr>
            <w:r>
              <w:rPr>
                <w:rFonts w:ascii="Arial" w:hAnsi="Arial" w:cs="Arial"/>
                <w:b/>
                <w:bCs/>
                <w:i/>
                <w:iCs/>
                <w:color w:val="31B3BA"/>
                <w:sz w:val="17"/>
                <w:szCs w:val="17"/>
                <w:shd w:val="clear" w:color="auto" w:fill="FFFFFF"/>
              </w:rPr>
              <w:t>Haz clic en cada sección de la imagen para conocer la definición de cada concepto</w:t>
            </w:r>
            <w:proofErr w:type="gramStart"/>
            <w:r>
              <w:rPr>
                <w:rFonts w:ascii="Arial" w:hAnsi="Arial" w:cs="Arial"/>
                <w:b/>
                <w:bCs/>
                <w:i/>
                <w:iCs/>
                <w:color w:val="31B3BA"/>
                <w:sz w:val="17"/>
                <w:szCs w:val="17"/>
                <w:shd w:val="clear" w:color="auto" w:fill="FFFFFF"/>
              </w:rPr>
              <w:t>..</w:t>
            </w:r>
            <w:proofErr w:type="gramEnd"/>
          </w:p>
        </w:tc>
      </w:tr>
    </w:tbl>
    <w:p w14:paraId="09E611CE" w14:textId="77777777" w:rsidR="00CD6BE7" w:rsidRDefault="00CD6BE7" w:rsidP="00F0237B">
      <w:pPr>
        <w:rPr>
          <w:b/>
          <w:color w:val="833C0B" w:themeColor="accent2" w:themeShade="80"/>
          <w:highlight w:val="yellow"/>
        </w:rPr>
      </w:pPr>
    </w:p>
    <w:p w14:paraId="5A45C574" w14:textId="77777777" w:rsidR="00F0237B" w:rsidRPr="005E7138" w:rsidRDefault="00F0237B" w:rsidP="00F0237B">
      <w:pPr>
        <w:rPr>
          <w:b/>
          <w:color w:val="833C0B" w:themeColor="accent2" w:themeShade="80"/>
        </w:rPr>
      </w:pPr>
      <w:r w:rsidRPr="005E7138">
        <w:rPr>
          <w:b/>
          <w:color w:val="833C0B" w:themeColor="accent2" w:themeShade="80"/>
          <w:highlight w:val="yellow"/>
        </w:rPr>
        <w:t>Al hacer clic en lo político</w:t>
      </w:r>
    </w:p>
    <w:p w14:paraId="41B4E721" w14:textId="77777777" w:rsidR="009628DD" w:rsidRDefault="00F0237B" w:rsidP="00CC7925">
      <w:pPr>
        <w:rPr>
          <w:b/>
        </w:rPr>
      </w:pPr>
      <w:r>
        <w:rPr>
          <w:noProof/>
          <w:lang w:val="en-US"/>
        </w:rPr>
        <w:drawing>
          <wp:anchor distT="0" distB="0" distL="114300" distR="114300" simplePos="0" relativeHeight="251664384" behindDoc="1" locked="0" layoutInCell="1" allowOverlap="1" wp14:anchorId="2F55AD73" wp14:editId="04EBCF73">
            <wp:simplePos x="0" y="0"/>
            <wp:positionH relativeFrom="margin">
              <wp:posOffset>3162300</wp:posOffset>
            </wp:positionH>
            <wp:positionV relativeFrom="paragraph">
              <wp:posOffset>186055</wp:posOffset>
            </wp:positionV>
            <wp:extent cx="3688715" cy="2804160"/>
            <wp:effectExtent l="0" t="0" r="6985" b="0"/>
            <wp:wrapTight wrapText="bothSides">
              <wp:wrapPolygon edited="0">
                <wp:start x="0" y="0"/>
                <wp:lineTo x="0" y="21424"/>
                <wp:lineTo x="21529" y="21424"/>
                <wp:lineTo x="21529"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88715" cy="2804160"/>
                    </a:xfrm>
                    <a:prstGeom prst="rect">
                      <a:avLst/>
                    </a:prstGeom>
                  </pic:spPr>
                </pic:pic>
              </a:graphicData>
            </a:graphic>
          </wp:anchor>
        </w:drawing>
      </w:r>
      <w:r w:rsidRPr="00B00750">
        <w:rPr>
          <w:b/>
        </w:rPr>
        <w:t>Lo político</w:t>
      </w:r>
      <w:r w:rsidR="009628DD">
        <w:rPr>
          <w:b/>
        </w:rPr>
        <w:t>:</w:t>
      </w:r>
    </w:p>
    <w:p w14:paraId="5413BDB8" w14:textId="57E533C2" w:rsidR="00980173" w:rsidRDefault="005E55CE" w:rsidP="00CC7925">
      <w:r>
        <w:rPr>
          <w:noProof/>
          <w:lang w:val="en-US"/>
        </w:rPr>
        <mc:AlternateContent>
          <mc:Choice Requires="wps">
            <w:drawing>
              <wp:anchor distT="0" distB="0" distL="114300" distR="114300" simplePos="0" relativeHeight="251662336" behindDoc="1" locked="0" layoutInCell="1" allowOverlap="1" wp14:anchorId="65822ADE" wp14:editId="239CF810">
                <wp:simplePos x="0" y="0"/>
                <wp:positionH relativeFrom="margin">
                  <wp:posOffset>3147060</wp:posOffset>
                </wp:positionH>
                <wp:positionV relativeFrom="paragraph">
                  <wp:posOffset>2861310</wp:posOffset>
                </wp:positionV>
                <wp:extent cx="3555365" cy="267335"/>
                <wp:effectExtent l="0" t="0" r="6985" b="0"/>
                <wp:wrapTight wrapText="bothSides">
                  <wp:wrapPolygon edited="0">
                    <wp:start x="0" y="0"/>
                    <wp:lineTo x="0" y="20010"/>
                    <wp:lineTo x="21527" y="20010"/>
                    <wp:lineTo x="21527" y="0"/>
                    <wp:lineTo x="0" y="0"/>
                  </wp:wrapPolygon>
                </wp:wrapTight>
                <wp:docPr id="8"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5365" cy="267335"/>
                        </a:xfrm>
                        <a:prstGeom prst="rect">
                          <a:avLst/>
                        </a:prstGeom>
                        <a:solidFill>
                          <a:prstClr val="white"/>
                        </a:solidFill>
                        <a:ln>
                          <a:noFill/>
                        </a:ln>
                        <a:effectLst/>
                      </wps:spPr>
                      <wps:txbx>
                        <w:txbxContent>
                          <w:p w14:paraId="361210E5" w14:textId="77777777" w:rsidR="00CD6BE7" w:rsidRPr="000E0C28" w:rsidRDefault="00CD6BE7" w:rsidP="00F0237B">
                            <w:pPr>
                              <w:pStyle w:val="Descripcin"/>
                              <w:jc w:val="center"/>
                              <w:rPr>
                                <w:noProof/>
                                <w:sz w:val="24"/>
                              </w:rPr>
                            </w:pPr>
                            <w:r>
                              <w:t xml:space="preserve">Imagen </w:t>
                            </w:r>
                            <w:r>
                              <w:rPr>
                                <w:noProof/>
                              </w:rPr>
                              <w:fldChar w:fldCharType="begin"/>
                            </w:r>
                            <w:r>
                              <w:rPr>
                                <w:noProof/>
                              </w:rPr>
                              <w:instrText xml:space="preserve"> SEQ Imagen \* ARABIC </w:instrText>
                            </w:r>
                            <w:r>
                              <w:rPr>
                                <w:noProof/>
                              </w:rPr>
                              <w:fldChar w:fldCharType="separate"/>
                            </w:r>
                            <w:r w:rsidR="00FC6D55">
                              <w:rPr>
                                <w:noProof/>
                              </w:rPr>
                              <w:t>2</w:t>
                            </w:r>
                            <w:r>
                              <w:rPr>
                                <w:noProof/>
                              </w:rPr>
                              <w:fldChar w:fldCharType="end"/>
                            </w:r>
                            <w:r>
                              <w:t>. Lo político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w14:anchorId="65822ADE" id="_x0000_t202" coordsize="21600,21600" o:spt="202" path="m,l,21600r21600,l21600,xe">
                <v:stroke joinstyle="miter"/>
                <v:path gradientshapeok="t" o:connecttype="rect"/>
              </v:shapetype>
              <v:shape id="Cuadro de texto 3" o:spid="_x0000_s1026" type="#_x0000_t202" style="position:absolute;left:0;text-align:left;margin-left:247.8pt;margin-top:225.3pt;width:279.95pt;height:21.0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" stroked="f">
                <v:path arrowok="t"/>
                <v:textbox style="mso-fit-shape-to-text:t" inset="0,0,0,0">
                  <w:txbxContent>
                    <w:p w14:paraId="361210E5" w14:textId="77777777" w:rsidR="00CD6BE7" w:rsidRPr="000E0C28" w:rsidRDefault="00CD6BE7" w:rsidP="00F0237B">
                      <w:pPr>
                        <w:pStyle w:val="Descripcin"/>
                        <w:jc w:val="center"/>
                        <w:rPr>
                          <w:noProof/>
                          <w:sz w:val="24"/>
                        </w:rPr>
                      </w:pPr>
                      <w:r>
                        <w:t xml:space="preserve">Imagen </w:t>
                      </w:r>
                      <w:r>
                        <w:rPr>
                          <w:noProof/>
                        </w:rPr>
                        <w:fldChar w:fldCharType="begin"/>
                      </w:r>
                      <w:r>
                        <w:rPr>
                          <w:noProof/>
                        </w:rPr>
                        <w:instrText xml:space="preserve"> SEQ Imagen \* ARABIC </w:instrText>
                      </w:r>
                      <w:r>
                        <w:rPr>
                          <w:noProof/>
                        </w:rPr>
                        <w:fldChar w:fldCharType="separate"/>
                      </w:r>
                      <w:r w:rsidR="00FC6D55">
                        <w:rPr>
                          <w:noProof/>
                        </w:rPr>
                        <w:t>2</w:t>
                      </w:r>
                      <w:r>
                        <w:rPr>
                          <w:noProof/>
                        </w:rPr>
                        <w:fldChar w:fldCharType="end"/>
                      </w:r>
                      <w:r>
                        <w:t>. Lo político (2019)</w:t>
                      </w:r>
                    </w:p>
                  </w:txbxContent>
                </v:textbox>
                <w10:wrap type="tight" anchorx="margin"/>
              </v:shape>
            </w:pict>
          </mc:Fallback>
        </mc:AlternateContent>
      </w:r>
      <w:r w:rsidR="00E21ACE">
        <w:t xml:space="preserve">Hablamos de una reunión de </w:t>
      </w:r>
      <w:r w:rsidR="004B68E6">
        <w:t xml:space="preserve">personas </w:t>
      </w:r>
      <w:r w:rsidR="00E21ACE">
        <w:t>que interactúan en un espacio abierto sobre asuntos comunes</w:t>
      </w:r>
      <w:r w:rsidR="00CC7925" w:rsidRPr="003A4C9E">
        <w:t xml:space="preserve">. </w:t>
      </w:r>
      <w:r w:rsidR="00980173">
        <w:t>Lo político hace referencia a esa facultad</w:t>
      </w:r>
      <w:r w:rsidR="004B68E6">
        <w:t xml:space="preserve"> y necesidad inherente</w:t>
      </w:r>
      <w:r w:rsidR="00980173">
        <w:t xml:space="preserve"> del ser humano por hacer parte de un entorno y definir su lugar en el mundo, por establecer una postura clara sobre quién es, qué l</w:t>
      </w:r>
      <w:r w:rsidR="004B68E6">
        <w:t>e</w:t>
      </w:r>
      <w:r w:rsidR="00980173">
        <w:t xml:space="preserve"> identifica y cuál es su apuesta de relacionamiento con los demás seres humanos, su territorio, la naturaleza y las instituciones que regulan y organizan la sociedad y el territorio que habita. </w:t>
      </w:r>
      <w:r w:rsidR="001E711D" w:rsidRPr="009628DD">
        <w:rPr>
          <w:b/>
        </w:rPr>
        <w:t>Podríamos decir que l</w:t>
      </w:r>
      <w:r w:rsidR="004B68E6" w:rsidRPr="009628DD">
        <w:rPr>
          <w:b/>
        </w:rPr>
        <w:t>o político es</w:t>
      </w:r>
      <w:r w:rsidR="00890FFB">
        <w:rPr>
          <w:b/>
        </w:rPr>
        <w:t>,</w:t>
      </w:r>
      <w:r w:rsidR="004B68E6" w:rsidRPr="009628DD">
        <w:rPr>
          <w:b/>
        </w:rPr>
        <w:t xml:space="preserve"> más ni menos, que la vinculación y la generación de afectos por lo colectivo y por la transformación de las realidades que afectan los terri</w:t>
      </w:r>
      <w:r w:rsidR="001E711D" w:rsidRPr="009628DD">
        <w:rPr>
          <w:b/>
        </w:rPr>
        <w:t>torios</w:t>
      </w:r>
      <w:r w:rsidR="004B68E6" w:rsidRPr="009628DD">
        <w:rPr>
          <w:b/>
        </w:rPr>
        <w:t>.</w:t>
      </w:r>
    </w:p>
    <w:p w14:paraId="146228CB" w14:textId="77777777" w:rsidR="00CC7925" w:rsidRDefault="00CC7925" w:rsidP="00CC7925"/>
    <w:p w14:paraId="14C3AB45" w14:textId="77777777" w:rsidR="00F0237B" w:rsidRDefault="00F0237B" w:rsidP="00CC7925"/>
    <w:p w14:paraId="318E4065" w14:textId="77777777" w:rsidR="00F0237B" w:rsidRPr="005E7138" w:rsidRDefault="00F0237B" w:rsidP="00F0237B">
      <w:pPr>
        <w:rPr>
          <w:b/>
          <w:color w:val="833C0B" w:themeColor="accent2" w:themeShade="80"/>
        </w:rPr>
      </w:pPr>
      <w:r w:rsidRPr="005E7138">
        <w:rPr>
          <w:b/>
          <w:color w:val="833C0B" w:themeColor="accent2" w:themeShade="80"/>
          <w:highlight w:val="yellow"/>
        </w:rPr>
        <w:t>Al hacer clic en l</w:t>
      </w:r>
      <w:r>
        <w:rPr>
          <w:b/>
          <w:color w:val="833C0B" w:themeColor="accent2" w:themeShade="80"/>
          <w:highlight w:val="yellow"/>
        </w:rPr>
        <w:t>a</w:t>
      </w:r>
      <w:r w:rsidRPr="005E7138">
        <w:rPr>
          <w:b/>
          <w:color w:val="833C0B" w:themeColor="accent2" w:themeShade="80"/>
          <w:highlight w:val="yellow"/>
        </w:rPr>
        <w:t xml:space="preserve"> polític</w:t>
      </w:r>
      <w:r>
        <w:rPr>
          <w:b/>
          <w:color w:val="833C0B" w:themeColor="accent2" w:themeShade="80"/>
          <w:highlight w:val="yellow"/>
        </w:rPr>
        <w:t>a</w:t>
      </w:r>
    </w:p>
    <w:p w14:paraId="394943B9" w14:textId="5C00F02D" w:rsidR="00C35BC3" w:rsidRDefault="005E55CE" w:rsidP="00CC7925">
      <w:pPr>
        <w:rPr>
          <w:b/>
        </w:rPr>
      </w:pPr>
      <w:r>
        <w:rPr>
          <w:noProof/>
          <w:lang w:val="en-US"/>
        </w:rPr>
        <mc:AlternateContent>
          <mc:Choice Requires="wps">
            <w:drawing>
              <wp:anchor distT="0" distB="0" distL="114300" distR="114300" simplePos="0" relativeHeight="251700224" behindDoc="0" locked="0" layoutInCell="1" allowOverlap="1" wp14:anchorId="4DB37A6A" wp14:editId="1AE19AEB">
                <wp:simplePos x="0" y="0"/>
                <wp:positionH relativeFrom="column">
                  <wp:posOffset>3206750</wp:posOffset>
                </wp:positionH>
                <wp:positionV relativeFrom="paragraph">
                  <wp:posOffset>2565400</wp:posOffset>
                </wp:positionV>
                <wp:extent cx="3606800" cy="267335"/>
                <wp:effectExtent l="0" t="0" r="0" b="0"/>
                <wp:wrapTight wrapText="bothSides">
                  <wp:wrapPolygon edited="0">
                    <wp:start x="0" y="0"/>
                    <wp:lineTo x="0" y="20010"/>
                    <wp:lineTo x="21448" y="20010"/>
                    <wp:lineTo x="21448" y="0"/>
                    <wp:lineTo x="0" y="0"/>
                  </wp:wrapPolygon>
                </wp:wrapTight>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0" cy="267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66C38F" w14:textId="77777777" w:rsidR="00CD6BE7" w:rsidRPr="002128F9" w:rsidRDefault="00CD6BE7" w:rsidP="008C6BE9">
                            <w:pPr>
                              <w:pStyle w:val="Descripcin"/>
                              <w:jc w:val="center"/>
                              <w:rPr>
                                <w:noProof/>
                                <w:sz w:val="24"/>
                              </w:rPr>
                            </w:pPr>
                            <w:r>
                              <w:t xml:space="preserve">Imagen </w:t>
                            </w:r>
                            <w:r>
                              <w:fldChar w:fldCharType="begin"/>
                            </w:r>
                            <w:r>
                              <w:instrText xml:space="preserve"> SEQ Imagen \* ARABIC </w:instrText>
                            </w:r>
                            <w:r>
                              <w:fldChar w:fldCharType="separate"/>
                            </w:r>
                            <w:r w:rsidR="00FC6D55">
                              <w:rPr>
                                <w:noProof/>
                              </w:rPr>
                              <w:t>3</w:t>
                            </w:r>
                            <w:r>
                              <w:fldChar w:fldCharType="end"/>
                            </w:r>
                            <w:r>
                              <w:t>. La política (2019</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DB37A6A" id="Text Box 14" o:spid="_x0000_s1027" type="#_x0000_t202" style="position:absolute;left:0;text-align:left;margin-left:252.5pt;margin-top:202pt;width:284pt;height:21.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" stroked="f">
                <v:textbox style="mso-fit-shape-to-text:t" inset="0,0,0,0">
                  <w:txbxContent>
                    <w:p w14:paraId="3166C38F" w14:textId="77777777" w:rsidR="00CD6BE7" w:rsidRPr="002128F9" w:rsidRDefault="00CD6BE7" w:rsidP="008C6BE9">
                      <w:pPr>
                        <w:pStyle w:val="Descripcin"/>
                        <w:jc w:val="center"/>
                        <w:rPr>
                          <w:noProof/>
                          <w:sz w:val="24"/>
                        </w:rPr>
                      </w:pPr>
                      <w:r>
                        <w:t xml:space="preserve">Imagen </w:t>
                      </w:r>
                      <w:r>
                        <w:fldChar w:fldCharType="begin"/>
                      </w:r>
                      <w:r>
                        <w:instrText xml:space="preserve"> SEQ Imagen \* ARABIC </w:instrText>
                      </w:r>
                      <w:r>
                        <w:fldChar w:fldCharType="separate"/>
                      </w:r>
                      <w:r w:rsidR="00FC6D55">
                        <w:rPr>
                          <w:noProof/>
                        </w:rPr>
                        <w:t>3</w:t>
                      </w:r>
                      <w:r>
                        <w:fldChar w:fldCharType="end"/>
                      </w:r>
                      <w:r>
                        <w:t>. La política (2019</w:t>
                      </w:r>
                    </w:p>
                  </w:txbxContent>
                </v:textbox>
                <w10:wrap type="tight"/>
              </v:shape>
            </w:pict>
          </mc:Fallback>
        </mc:AlternateContent>
      </w:r>
      <w:r w:rsidR="00F0237B">
        <w:rPr>
          <w:noProof/>
          <w:lang w:val="en-US"/>
        </w:rPr>
        <w:drawing>
          <wp:anchor distT="0" distB="0" distL="114300" distR="114300" simplePos="0" relativeHeight="251665408" behindDoc="1" locked="0" layoutInCell="1" allowOverlap="1" wp14:anchorId="796C0055" wp14:editId="3F55B630">
            <wp:simplePos x="0" y="0"/>
            <wp:positionH relativeFrom="column">
              <wp:posOffset>3206750</wp:posOffset>
            </wp:positionH>
            <wp:positionV relativeFrom="paragraph">
              <wp:posOffset>19050</wp:posOffset>
            </wp:positionV>
            <wp:extent cx="3606800" cy="2489200"/>
            <wp:effectExtent l="19050" t="19050" r="12700" b="25400"/>
            <wp:wrapTight wrapText="bothSides">
              <wp:wrapPolygon edited="0">
                <wp:start x="-114" y="-165"/>
                <wp:lineTo x="-114" y="21655"/>
                <wp:lineTo x="21562" y="21655"/>
                <wp:lineTo x="21562" y="-165"/>
                <wp:lineTo x="-114" y="-165"/>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6800" cy="2489200"/>
                    </a:xfrm>
                    <a:prstGeom prst="rect">
                      <a:avLst/>
                    </a:prstGeom>
                    <a:ln>
                      <a:solidFill>
                        <a:schemeClr val="bg1">
                          <a:lumMod val="85000"/>
                        </a:schemeClr>
                      </a:solidFill>
                    </a:ln>
                  </pic:spPr>
                </pic:pic>
              </a:graphicData>
            </a:graphic>
          </wp:anchor>
        </w:drawing>
      </w:r>
      <w:r w:rsidR="00F0237B" w:rsidRPr="00B00750">
        <w:rPr>
          <w:b/>
        </w:rPr>
        <w:t>La política</w:t>
      </w:r>
      <w:r w:rsidR="00F0237B">
        <w:rPr>
          <w:noProof/>
          <w:lang w:val="en-US"/>
        </w:rPr>
        <w:drawing>
          <wp:anchor distT="0" distB="0" distL="114300" distR="114300" simplePos="0" relativeHeight="251660288" behindDoc="1" locked="0" layoutInCell="1" allowOverlap="1" wp14:anchorId="563B2C46" wp14:editId="371E554B">
            <wp:simplePos x="0" y="0"/>
            <wp:positionH relativeFrom="column">
              <wp:posOffset>3328670</wp:posOffset>
            </wp:positionH>
            <wp:positionV relativeFrom="paragraph">
              <wp:posOffset>26670</wp:posOffset>
            </wp:positionV>
            <wp:extent cx="3606800" cy="2489200"/>
            <wp:effectExtent l="19050" t="19050" r="12700" b="25400"/>
            <wp:wrapTight wrapText="bothSides">
              <wp:wrapPolygon edited="0">
                <wp:start x="-114" y="-165"/>
                <wp:lineTo x="-114" y="21655"/>
                <wp:lineTo x="21562" y="21655"/>
                <wp:lineTo x="21562" y="-165"/>
                <wp:lineTo x="-114" y="-165"/>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6800" cy="2489200"/>
                    </a:xfrm>
                    <a:prstGeom prst="rect">
                      <a:avLst/>
                    </a:prstGeom>
                    <a:ln>
                      <a:solidFill>
                        <a:schemeClr val="bg1">
                          <a:lumMod val="85000"/>
                        </a:schemeClr>
                      </a:solidFill>
                    </a:ln>
                  </pic:spPr>
                </pic:pic>
              </a:graphicData>
            </a:graphic>
          </wp:anchor>
        </w:drawing>
      </w:r>
      <w:r w:rsidR="00C35BC3">
        <w:rPr>
          <w:b/>
        </w:rPr>
        <w:t>:</w:t>
      </w:r>
    </w:p>
    <w:p w14:paraId="4AB7F2AA" w14:textId="77777777" w:rsidR="00CC7925" w:rsidRDefault="00C35BC3" w:rsidP="00CC7925">
      <w:r>
        <w:t>H</w:t>
      </w:r>
      <w:r w:rsidR="004B68E6">
        <w:t xml:space="preserve">ace </w:t>
      </w:r>
      <w:r w:rsidR="00CC7925" w:rsidRPr="002412E5">
        <w:t>ref</w:t>
      </w:r>
      <w:r w:rsidR="004B68E6">
        <w:t>erencia</w:t>
      </w:r>
      <w:r w:rsidR="00CC7925" w:rsidRPr="002412E5">
        <w:t xml:space="preserve"> al </w:t>
      </w:r>
      <w:r w:rsidR="00CC7925">
        <w:t xml:space="preserve">conjunto de instituciones y </w:t>
      </w:r>
      <w:r w:rsidR="004B68E6">
        <w:t xml:space="preserve">al </w:t>
      </w:r>
      <w:r w:rsidR="00CC7925">
        <w:t xml:space="preserve">ordenamiento de lo político. </w:t>
      </w:r>
      <w:r>
        <w:t>P</w:t>
      </w:r>
      <w:r w:rsidR="00980173">
        <w:t>uede ejercer</w:t>
      </w:r>
      <w:r w:rsidR="003C220E">
        <w:t xml:space="preserve">se </w:t>
      </w:r>
      <w:r w:rsidR="004B68E6">
        <w:t xml:space="preserve">en escenarios de representación </w:t>
      </w:r>
      <w:r w:rsidR="003C220E">
        <w:t>local</w:t>
      </w:r>
      <w:r>
        <w:t xml:space="preserve"> y</w:t>
      </w:r>
      <w:r w:rsidR="003C220E">
        <w:t xml:space="preserve"> </w:t>
      </w:r>
      <w:r w:rsidR="004B68E6">
        <w:t>en espacios organizativos</w:t>
      </w:r>
      <w:r w:rsidR="009E4D19">
        <w:t xml:space="preserve">, </w:t>
      </w:r>
      <w:r>
        <w:t>es decir</w:t>
      </w:r>
      <w:r w:rsidR="009E4D19">
        <w:t>,</w:t>
      </w:r>
      <w:r>
        <w:t xml:space="preserve"> que</w:t>
      </w:r>
      <w:r w:rsidR="004B68E6">
        <w:t xml:space="preserve"> </w:t>
      </w:r>
      <w:r w:rsidR="003C220E">
        <w:t xml:space="preserve">no </w:t>
      </w:r>
      <w:r>
        <w:t xml:space="preserve">se ejerce exclusivamente </w:t>
      </w:r>
      <w:r w:rsidR="003C220E">
        <w:t xml:space="preserve">desde </w:t>
      </w:r>
      <w:r w:rsidR="004B68E6">
        <w:t>las instancias d</w:t>
      </w:r>
      <w:r w:rsidR="003C220E">
        <w:t>el gobierno nacional</w:t>
      </w:r>
      <w:r w:rsidR="004B68E6">
        <w:t xml:space="preserve"> o internacional</w:t>
      </w:r>
      <w:r w:rsidR="003C220E">
        <w:t>. Hacer</w:t>
      </w:r>
      <w:r>
        <w:t xml:space="preserve"> política es, por ejemplo, ser</w:t>
      </w:r>
      <w:r w:rsidR="003C220E">
        <w:t xml:space="preserve"> parte de una red organizada en la que se lucha por objetivos comunes que tengan incidencia y puedan transformar el entorno común. </w:t>
      </w:r>
      <w:r w:rsidR="00E05AB1">
        <w:t>Muchas veces l</w:t>
      </w:r>
      <w:r w:rsidR="003C220E">
        <w:t xml:space="preserve">a política está relacionada explícitamente </w:t>
      </w:r>
      <w:r>
        <w:t>con</w:t>
      </w:r>
      <w:r w:rsidR="003C220E">
        <w:t xml:space="preserve"> lo estatal</w:t>
      </w:r>
      <w:r w:rsidR="009E4D19">
        <w:t>,</w:t>
      </w:r>
      <w:r w:rsidR="003C220E">
        <w:t xml:space="preserve"> y aunque este es un escenario importante existen muchas más organizaciones que también pueden denominarse como plataformas para vivir la política y la institucionalidad. </w:t>
      </w:r>
      <w:r w:rsidR="004B68E6">
        <w:t>La política, en definitiva, puede representarse</w:t>
      </w:r>
      <w:r w:rsidR="009E4D19">
        <w:t>,</w:t>
      </w:r>
      <w:r w:rsidR="004B68E6">
        <w:t xml:space="preserve"> simbólicamente, en la afiliación partidista, en la militancia colectiva y </w:t>
      </w:r>
      <w:r w:rsidR="009E4D19">
        <w:t xml:space="preserve">a </w:t>
      </w:r>
      <w:r w:rsidR="004B68E6">
        <w:t>su vez en el lugar de representación de lo público.</w:t>
      </w:r>
    </w:p>
    <w:p w14:paraId="0DE5312A" w14:textId="77777777" w:rsidR="001E711D" w:rsidRDefault="004B68E6" w:rsidP="00CC7925">
      <w:r>
        <w:t xml:space="preserve">Es importante señalar que no siempre lo colectivo es </w:t>
      </w:r>
      <w:r w:rsidR="001E711D">
        <w:t xml:space="preserve">un bien </w:t>
      </w:r>
      <w:r>
        <w:t>público y</w:t>
      </w:r>
      <w:r w:rsidR="009E4D19">
        <w:t>,</w:t>
      </w:r>
      <w:r>
        <w:t xml:space="preserve"> a su vez, no siempre lo público genera “bien</w:t>
      </w:r>
      <w:r w:rsidR="001E711D">
        <w:t>es</w:t>
      </w:r>
      <w:r>
        <w:t>” colectivo</w:t>
      </w:r>
      <w:r w:rsidR="001E711D">
        <w:t>s</w:t>
      </w:r>
      <w:r>
        <w:t xml:space="preserve">. </w:t>
      </w:r>
      <w:r w:rsidR="001E711D">
        <w:t xml:space="preserve">En todo caso, las implicaciones por lo colectivo y en lo público conllevan </w:t>
      </w:r>
      <w:r w:rsidR="001E711D" w:rsidRPr="00F32391">
        <w:rPr>
          <w:i/>
        </w:rPr>
        <w:t>sine qua non</w:t>
      </w:r>
      <w:r w:rsidR="001E711D">
        <w:t xml:space="preserve"> convicciones políticas.</w:t>
      </w:r>
    </w:p>
    <w:p w14:paraId="2C9BBDB9" w14:textId="77777777" w:rsidR="004B68E6" w:rsidRDefault="001E711D" w:rsidP="00CC7925">
      <w:r>
        <w:t xml:space="preserve">En Confiar tenemos escenarios de participación y representación </w:t>
      </w:r>
      <w:r w:rsidR="000D5143">
        <w:t xml:space="preserve">en los que </w:t>
      </w:r>
      <w:r>
        <w:t>las personas dan cuenta de sus convicciones políticas por el proyecto solidario que somos, pero a la vez toda Confiar en sí misma es una práctica de lo político. Asociarse a Confiar es una manera contundente de reflejar una mirada política para transformar el mundo desde nuestros propios territorios. Emprender carrera asociativa y directiva configura</w:t>
      </w:r>
      <w:r w:rsidR="00924DCC">
        <w:t>,</w:t>
      </w:r>
      <w:r>
        <w:t xml:space="preserve"> a su vez</w:t>
      </w:r>
      <w:r w:rsidR="00924DCC">
        <w:t>,</w:t>
      </w:r>
      <w:r>
        <w:t xml:space="preserve"> la posibilidad de hacer política en el gobierno cooperativo y en el sector solidario del país.</w:t>
      </w:r>
    </w:p>
    <w:p w14:paraId="6DCA3526" w14:textId="77777777" w:rsidR="00CC7925" w:rsidRDefault="00CC7925" w:rsidP="00CC7925"/>
    <w:p w14:paraId="0165F5EF" w14:textId="77777777" w:rsidR="00294D59" w:rsidRPr="006E3144" w:rsidRDefault="00294D59" w:rsidP="00D24FDE">
      <w:pPr>
        <w:pStyle w:val="Conexin"/>
        <w:rPr>
          <w:b/>
        </w:rPr>
      </w:pPr>
      <w:r w:rsidRPr="006E3144">
        <w:rPr>
          <w:b/>
        </w:rPr>
        <w:t>Confiar es un proyecto político que se organiza políticamente porque</w:t>
      </w:r>
      <w:r w:rsidR="00F0237B" w:rsidRPr="006E3144">
        <w:rPr>
          <w:b/>
        </w:rPr>
        <w:t>…</w:t>
      </w:r>
    </w:p>
    <w:p w14:paraId="3F988081" w14:textId="77777777" w:rsidR="00EC7D3E" w:rsidRDefault="00EC7D3E" w:rsidP="006E3144">
      <w:pPr>
        <w:pStyle w:val="Conexin"/>
        <w:rPr>
          <w:rFonts w:cs="Calibri"/>
        </w:rPr>
      </w:pPr>
      <w:r w:rsidRPr="008F40F3">
        <w:rPr>
          <w:rFonts w:cs="Calibri"/>
        </w:rPr>
        <w:t>Para Confiar, la política y l</w:t>
      </w:r>
      <w:r w:rsidR="008F40F3" w:rsidRPr="008F40F3">
        <w:rPr>
          <w:rFonts w:cs="Calibri"/>
        </w:rPr>
        <w:t>o</w:t>
      </w:r>
      <w:r w:rsidRPr="008F40F3">
        <w:rPr>
          <w:rFonts w:cs="Calibri"/>
        </w:rPr>
        <w:t xml:space="preserve"> polític</w:t>
      </w:r>
      <w:r w:rsidR="00A91383">
        <w:rPr>
          <w:rFonts w:cs="Calibri"/>
        </w:rPr>
        <w:t>o</w:t>
      </w:r>
      <w:r w:rsidRPr="008F40F3">
        <w:rPr>
          <w:rFonts w:cs="Calibri"/>
        </w:rPr>
        <w:t xml:space="preserve"> son </w:t>
      </w:r>
      <w:r w:rsidR="00FF6E25">
        <w:rPr>
          <w:rFonts w:cs="Calibri"/>
        </w:rPr>
        <w:t>inherentes al hacer</w:t>
      </w:r>
      <w:r w:rsidR="00A85EB8">
        <w:rPr>
          <w:rFonts w:cs="Calibri"/>
        </w:rPr>
        <w:t xml:space="preserve"> cooperativo</w:t>
      </w:r>
      <w:r w:rsidRPr="008F40F3">
        <w:rPr>
          <w:rFonts w:cs="Calibri"/>
        </w:rPr>
        <w:t xml:space="preserve">, ya que nuestra organización genera los escenarios adecuados para que cualquier </w:t>
      </w:r>
      <w:r w:rsidR="001E711D">
        <w:rPr>
          <w:rFonts w:cs="Calibri"/>
        </w:rPr>
        <w:t>persona</w:t>
      </w:r>
      <w:r w:rsidR="001E711D" w:rsidRPr="008F40F3">
        <w:rPr>
          <w:rFonts w:cs="Calibri"/>
        </w:rPr>
        <w:t xml:space="preserve"> </w:t>
      </w:r>
      <w:r w:rsidRPr="008F40F3">
        <w:rPr>
          <w:rFonts w:cs="Calibri"/>
        </w:rPr>
        <w:t>vinculad</w:t>
      </w:r>
      <w:r w:rsidR="001E711D">
        <w:rPr>
          <w:rFonts w:cs="Calibri"/>
        </w:rPr>
        <w:t>a</w:t>
      </w:r>
      <w:r w:rsidRPr="008F40F3">
        <w:rPr>
          <w:rFonts w:cs="Calibri"/>
        </w:rPr>
        <w:t xml:space="preserve"> a la coo</w:t>
      </w:r>
      <w:r w:rsidR="00FF6E25">
        <w:rPr>
          <w:rFonts w:cs="Calibri"/>
        </w:rPr>
        <w:t>p</w:t>
      </w:r>
      <w:r w:rsidRPr="008F40F3">
        <w:rPr>
          <w:rFonts w:cs="Calibri"/>
        </w:rPr>
        <w:t>erativa</w:t>
      </w:r>
      <w:r w:rsidR="001E711D">
        <w:rPr>
          <w:rFonts w:cs="Calibri"/>
        </w:rPr>
        <w:t>,</w:t>
      </w:r>
      <w:r w:rsidRPr="008F40F3">
        <w:rPr>
          <w:rFonts w:cs="Calibri"/>
        </w:rPr>
        <w:t xml:space="preserve"> tenga la oportunidad de formarse como ser político y pueda incidir en los escenarios de participación para transforma</w:t>
      </w:r>
      <w:r w:rsidR="00924DCC">
        <w:rPr>
          <w:rFonts w:cs="Calibri"/>
        </w:rPr>
        <w:t>r</w:t>
      </w:r>
      <w:r w:rsidRPr="008F40F3">
        <w:rPr>
          <w:rFonts w:cs="Calibri"/>
        </w:rPr>
        <w:t xml:space="preserve"> y fortalec</w:t>
      </w:r>
      <w:r w:rsidR="00924DCC">
        <w:rPr>
          <w:rFonts w:cs="Calibri"/>
        </w:rPr>
        <w:t>er</w:t>
      </w:r>
      <w:r w:rsidRPr="008F40F3">
        <w:rPr>
          <w:rFonts w:cs="Calibri"/>
        </w:rPr>
        <w:t xml:space="preserve"> la</w:t>
      </w:r>
      <w:r w:rsidR="00A91383">
        <w:rPr>
          <w:rFonts w:cs="Calibri"/>
        </w:rPr>
        <w:t xml:space="preserve"> organización</w:t>
      </w:r>
      <w:r w:rsidR="00A85EB8">
        <w:rPr>
          <w:rFonts w:cs="Calibri"/>
        </w:rPr>
        <w:t xml:space="preserve"> y los territorios</w:t>
      </w:r>
      <w:r w:rsidRPr="008F40F3">
        <w:rPr>
          <w:rFonts w:cs="Calibri"/>
        </w:rPr>
        <w:t>. Haga</w:t>
      </w:r>
      <w:r w:rsidR="008F40F3" w:rsidRPr="008F40F3">
        <w:rPr>
          <w:rFonts w:cs="Calibri"/>
        </w:rPr>
        <w:t>mo</w:t>
      </w:r>
      <w:r w:rsidRPr="008F40F3">
        <w:rPr>
          <w:rFonts w:cs="Calibri"/>
        </w:rPr>
        <w:t>s un breve re</w:t>
      </w:r>
      <w:r w:rsidR="008F40F3" w:rsidRPr="008F40F3">
        <w:rPr>
          <w:rFonts w:cs="Calibri"/>
        </w:rPr>
        <w:t>paso</w:t>
      </w:r>
      <w:r w:rsidRPr="008F40F3">
        <w:rPr>
          <w:rFonts w:cs="Calibri"/>
        </w:rPr>
        <w:t xml:space="preserve"> de lo revisado en </w:t>
      </w:r>
      <w:r w:rsidR="008F40F3" w:rsidRPr="008F40F3">
        <w:rPr>
          <w:rFonts w:cs="Calibri"/>
        </w:rPr>
        <w:t xml:space="preserve">unidades anteriores en </w:t>
      </w:r>
      <w:r w:rsidRPr="008F40F3">
        <w:rPr>
          <w:rFonts w:cs="Calibri"/>
        </w:rPr>
        <w:t xml:space="preserve">torno a nuestra organización: </w:t>
      </w:r>
    </w:p>
    <w:p w14:paraId="5886B4EC" w14:textId="77777777" w:rsidR="00310A6F" w:rsidRDefault="00310A6F" w:rsidP="006E3144">
      <w:pPr>
        <w:pStyle w:val="Conexin"/>
        <w:rPr>
          <w:rFonts w:cs="Calibri"/>
        </w:rPr>
      </w:pPr>
    </w:p>
    <w:p w14:paraId="42D7A1CB" w14:textId="77777777" w:rsidR="00D90CAF" w:rsidRPr="008F40F3" w:rsidRDefault="00D90CAF" w:rsidP="00D24FDE">
      <w:pPr>
        <w:jc w:val="left"/>
      </w:pPr>
      <w:r w:rsidRPr="008F40F3">
        <w:t xml:space="preserve">Los principios en los que se basan las </w:t>
      </w:r>
      <w:r w:rsidR="00395549">
        <w:t>c</w:t>
      </w:r>
      <w:r w:rsidRPr="008F40F3">
        <w:t>ooperativas son:</w:t>
      </w:r>
    </w:p>
    <w:p w14:paraId="6566BD57" w14:textId="77777777" w:rsidR="00395549" w:rsidRPr="00395549" w:rsidRDefault="00D90CAF" w:rsidP="00F0237B">
      <w:pPr>
        <w:pStyle w:val="Prrafodelista"/>
        <w:numPr>
          <w:ilvl w:val="0"/>
          <w:numId w:val="9"/>
        </w:numPr>
        <w:jc w:val="left"/>
      </w:pPr>
      <w:r w:rsidRPr="00310A6F">
        <w:t>Adhesión libre y voluntaria</w:t>
      </w:r>
    </w:p>
    <w:p w14:paraId="317A8F38" w14:textId="77777777" w:rsidR="00310A6F" w:rsidRPr="00395549" w:rsidRDefault="00EC7D3E" w:rsidP="00F0237B">
      <w:pPr>
        <w:pStyle w:val="Prrafodelista"/>
        <w:numPr>
          <w:ilvl w:val="0"/>
          <w:numId w:val="9"/>
        </w:numPr>
        <w:jc w:val="left"/>
      </w:pPr>
      <w:r w:rsidRPr="00395549">
        <w:t>Gestión democrática por parte de los asociados</w:t>
      </w:r>
    </w:p>
    <w:p w14:paraId="45D51E4D" w14:textId="77777777" w:rsidR="00395549" w:rsidRPr="00D90CAF" w:rsidRDefault="00EC7D3E" w:rsidP="00F0237B">
      <w:pPr>
        <w:pStyle w:val="Prrafodelista"/>
        <w:numPr>
          <w:ilvl w:val="0"/>
          <w:numId w:val="9"/>
        </w:numPr>
        <w:jc w:val="left"/>
      </w:pPr>
      <w:r w:rsidRPr="00D90CAF">
        <w:t>Participación económica de l</w:t>
      </w:r>
      <w:r w:rsidR="00E35FC2">
        <w:t>as personas que integran la cooperativa</w:t>
      </w:r>
    </w:p>
    <w:p w14:paraId="1BF84A57" w14:textId="77777777" w:rsidR="00E35FC2" w:rsidRPr="00395549" w:rsidRDefault="00EC7D3E" w:rsidP="00F0237B">
      <w:pPr>
        <w:pStyle w:val="Prrafodelista"/>
        <w:numPr>
          <w:ilvl w:val="0"/>
          <w:numId w:val="9"/>
        </w:numPr>
        <w:jc w:val="left"/>
      </w:pPr>
      <w:r w:rsidRPr="00395549">
        <w:lastRenderedPageBreak/>
        <w:t>Autonomía e independencia</w:t>
      </w:r>
    </w:p>
    <w:p w14:paraId="1F48A155" w14:textId="77777777" w:rsidR="00F0237B" w:rsidRDefault="00EC7D3E" w:rsidP="00F0237B">
      <w:pPr>
        <w:pStyle w:val="Prrafodelista"/>
        <w:numPr>
          <w:ilvl w:val="0"/>
          <w:numId w:val="9"/>
        </w:numPr>
        <w:jc w:val="left"/>
      </w:pPr>
      <w:r w:rsidRPr="00D90CAF">
        <w:t>Educación, formación e información</w:t>
      </w:r>
    </w:p>
    <w:p w14:paraId="4061F66C" w14:textId="77777777" w:rsidR="00E35FC2" w:rsidRPr="00E35FC2" w:rsidRDefault="00EC7D3E" w:rsidP="00F0237B">
      <w:pPr>
        <w:pStyle w:val="Prrafodelista"/>
        <w:numPr>
          <w:ilvl w:val="0"/>
          <w:numId w:val="9"/>
        </w:numPr>
        <w:jc w:val="left"/>
      </w:pPr>
      <w:r w:rsidRPr="00D90CAF">
        <w:t>Cooperación entre cooperativas</w:t>
      </w:r>
    </w:p>
    <w:p w14:paraId="09375E16" w14:textId="77777777" w:rsidR="00F0237B" w:rsidRDefault="00EC7D3E" w:rsidP="00F0237B">
      <w:pPr>
        <w:pStyle w:val="Prrafodelista"/>
        <w:numPr>
          <w:ilvl w:val="0"/>
          <w:numId w:val="9"/>
        </w:numPr>
        <w:jc w:val="left"/>
      </w:pPr>
      <w:r w:rsidRPr="00D90CAF">
        <w:t>Compromiso con la comunidad</w:t>
      </w:r>
    </w:p>
    <w:p w14:paraId="2C212518" w14:textId="77777777" w:rsidR="008F40F3" w:rsidRPr="008F40F3" w:rsidRDefault="008F40F3" w:rsidP="00D24FDE">
      <w:pPr>
        <w:jc w:val="left"/>
      </w:pPr>
      <w:r w:rsidRPr="008F40F3">
        <w:t xml:space="preserve">Así mismo, recordemos las instancias de participación más significativas en nuestra cooperativa: </w:t>
      </w:r>
    </w:p>
    <w:p w14:paraId="0E98DEEA" w14:textId="77777777" w:rsidR="008F40F3" w:rsidRPr="00B22C77" w:rsidRDefault="008F40F3" w:rsidP="006E3144">
      <w:pPr>
        <w:pStyle w:val="Sinespaciado"/>
      </w:pPr>
    </w:p>
    <w:p w14:paraId="19AC7EA4" w14:textId="77777777" w:rsidR="008F40F3" w:rsidRPr="00B22C77" w:rsidRDefault="008F40F3" w:rsidP="00D24FDE">
      <w:pPr>
        <w:pStyle w:val="Sinespaciado"/>
        <w:numPr>
          <w:ilvl w:val="0"/>
          <w:numId w:val="10"/>
        </w:numPr>
      </w:pPr>
      <w:r w:rsidRPr="00B22C77">
        <w:t xml:space="preserve">La </w:t>
      </w:r>
      <w:r w:rsidR="009E5858">
        <w:t>A</w:t>
      </w:r>
      <w:r w:rsidRPr="00B22C77">
        <w:t xml:space="preserve">samblea </w:t>
      </w:r>
      <w:r w:rsidR="009E5858">
        <w:t>G</w:t>
      </w:r>
      <w:r w:rsidRPr="00B22C77">
        <w:t>eneral de asociados y asociadas</w:t>
      </w:r>
    </w:p>
    <w:p w14:paraId="098325EF" w14:textId="77777777" w:rsidR="008F40F3" w:rsidRPr="00B22C77" w:rsidRDefault="008F40F3" w:rsidP="00D24FDE">
      <w:pPr>
        <w:pStyle w:val="Sinespaciado"/>
        <w:numPr>
          <w:ilvl w:val="0"/>
          <w:numId w:val="10"/>
        </w:numPr>
      </w:pPr>
      <w:r w:rsidRPr="00B22C77">
        <w:t xml:space="preserve">El Consejo de </w:t>
      </w:r>
      <w:r w:rsidR="009E5858">
        <w:t>A</w:t>
      </w:r>
      <w:r w:rsidRPr="00B22C77">
        <w:t>dministración</w:t>
      </w:r>
    </w:p>
    <w:p w14:paraId="0752F8D3" w14:textId="77777777" w:rsidR="009E5858" w:rsidRDefault="008F40F3" w:rsidP="00D24FDE">
      <w:pPr>
        <w:pStyle w:val="Sinespaciado"/>
        <w:numPr>
          <w:ilvl w:val="0"/>
          <w:numId w:val="10"/>
        </w:numPr>
      </w:pPr>
      <w:r w:rsidRPr="00B22C77">
        <w:t xml:space="preserve">La Junta de Vigilancia </w:t>
      </w:r>
    </w:p>
    <w:p w14:paraId="15207692" w14:textId="77777777" w:rsidR="008F40F3" w:rsidRPr="00B22C77" w:rsidRDefault="009E5858" w:rsidP="00D24FDE">
      <w:pPr>
        <w:pStyle w:val="Sinespaciado"/>
        <w:numPr>
          <w:ilvl w:val="0"/>
          <w:numId w:val="10"/>
        </w:numPr>
      </w:pPr>
      <w:r>
        <w:t xml:space="preserve">La Revisoría </w:t>
      </w:r>
      <w:r w:rsidR="008F40F3" w:rsidRPr="00B22C77">
        <w:t>Fiscal</w:t>
      </w:r>
    </w:p>
    <w:p w14:paraId="19717032" w14:textId="77777777" w:rsidR="008F40F3" w:rsidRPr="00B22C77" w:rsidRDefault="008F40F3" w:rsidP="00D24FDE">
      <w:pPr>
        <w:pStyle w:val="Sinespaciado"/>
        <w:numPr>
          <w:ilvl w:val="0"/>
          <w:numId w:val="10"/>
        </w:numPr>
      </w:pPr>
      <w:r w:rsidRPr="00B22C77">
        <w:t>El Comité de Educación</w:t>
      </w:r>
    </w:p>
    <w:p w14:paraId="2FE9E7A3" w14:textId="77777777" w:rsidR="008F40F3" w:rsidRPr="00B22C77" w:rsidRDefault="008F40F3" w:rsidP="00D24FDE">
      <w:pPr>
        <w:pStyle w:val="Sinespaciado"/>
        <w:numPr>
          <w:ilvl w:val="0"/>
          <w:numId w:val="10"/>
        </w:numPr>
      </w:pPr>
      <w:r w:rsidRPr="00B22C77">
        <w:t>Los Comités Especiales</w:t>
      </w:r>
      <w:r w:rsidR="009E5858">
        <w:t xml:space="preserve"> (Comités de Apelaciones, Comité Electoral) </w:t>
      </w:r>
    </w:p>
    <w:p w14:paraId="3B6817E8" w14:textId="77777777" w:rsidR="00EC7D3E" w:rsidRDefault="008F40F3" w:rsidP="006E3144">
      <w:pPr>
        <w:pStyle w:val="Sinespaciado"/>
        <w:numPr>
          <w:ilvl w:val="0"/>
          <w:numId w:val="10"/>
        </w:numPr>
      </w:pPr>
      <w:r w:rsidRPr="00B22C77">
        <w:t>Revisoría Fiscal</w:t>
      </w:r>
    </w:p>
    <w:p w14:paraId="2369E1E5" w14:textId="77777777" w:rsidR="0094181F" w:rsidRDefault="0094181F" w:rsidP="006E3144">
      <w:pPr>
        <w:pStyle w:val="Sinespaciado"/>
      </w:pPr>
    </w:p>
    <w:p w14:paraId="300BD407" w14:textId="77777777" w:rsidR="006E3144" w:rsidRPr="00D24FDE" w:rsidRDefault="006E3144" w:rsidP="00D24FDE">
      <w:pPr>
        <w:pStyle w:val="Anotaciones"/>
        <w:ind w:left="360"/>
        <w:rPr>
          <w:b/>
        </w:rPr>
      </w:pPr>
      <w:r w:rsidRPr="00D24FDE">
        <w:rPr>
          <w:b/>
        </w:rPr>
        <w:t>Nota</w:t>
      </w:r>
    </w:p>
    <w:p w14:paraId="50D1CF1B" w14:textId="77777777" w:rsidR="0094181F" w:rsidRPr="0094181F" w:rsidRDefault="0094181F" w:rsidP="00D24FDE">
      <w:pPr>
        <w:pStyle w:val="Anotaciones"/>
        <w:ind w:left="360"/>
      </w:pPr>
      <w:r>
        <w:t>Si quieres recordar de qué se trata cada una de las anteriores instancias, cómo se eligen y cuáles son sus funciones, te recomendamos visitar los módulos 1 y 2 de este diplomado.</w:t>
      </w:r>
    </w:p>
    <w:p w14:paraId="1C03325A" w14:textId="77777777" w:rsidR="00EC7D3E" w:rsidRDefault="00EC7D3E" w:rsidP="00141EF1">
      <w:pPr>
        <w:spacing w:after="0" w:line="360" w:lineRule="auto"/>
        <w:rPr>
          <w:rFonts w:cs="Calibri"/>
          <w:highlight w:val="yellow"/>
        </w:rPr>
      </w:pPr>
    </w:p>
    <w:p w14:paraId="41AF5D9E" w14:textId="77777777" w:rsidR="002D5F1B" w:rsidRPr="00B92B64" w:rsidRDefault="002D5F1B" w:rsidP="00B92B64">
      <w:pPr>
        <w:pStyle w:val="Ttulo1"/>
      </w:pPr>
      <w:bookmarkStart w:id="8" w:name="_Toc10479481"/>
      <w:r w:rsidRPr="00B92B64">
        <w:t xml:space="preserve">¿Y cuáles son las apuestas políticas de Confiar en las </w:t>
      </w:r>
      <w:r w:rsidR="00395549" w:rsidRPr="00B92B64">
        <w:t xml:space="preserve">diferentes </w:t>
      </w:r>
      <w:r w:rsidRPr="00B92B64">
        <w:t>dimensiones de relación?</w:t>
      </w:r>
      <w:bookmarkEnd w:id="8"/>
    </w:p>
    <w:p w14:paraId="7FA755B4" w14:textId="77777777" w:rsidR="000355E0" w:rsidRDefault="000355E0" w:rsidP="00F5046D"/>
    <w:p w14:paraId="518FDC64" w14:textId="77777777" w:rsidR="00B36885" w:rsidRDefault="00395549" w:rsidP="00395549">
      <w:pPr>
        <w:rPr>
          <w:rFonts w:eastAsia="Times New Roman" w:cs="Arial"/>
          <w:b/>
          <w:i/>
          <w:szCs w:val="24"/>
          <w:lang w:eastAsia="es-ES_tradnl"/>
        </w:rPr>
      </w:pPr>
      <w:r>
        <w:t>P</w:t>
      </w:r>
      <w:r w:rsidR="000355E0">
        <w:t xml:space="preserve">odemos comprender </w:t>
      </w:r>
      <w:r>
        <w:t>a Confiar como</w:t>
      </w:r>
      <w:r w:rsidR="000355E0">
        <w:t xml:space="preserve"> una organización que se define</w:t>
      </w:r>
      <w:r w:rsidR="00924DCC">
        <w:t>,</w:t>
      </w:r>
      <w:r w:rsidR="000355E0">
        <w:t xml:space="preserve"> principalmente</w:t>
      </w:r>
      <w:r w:rsidR="00924DCC">
        <w:t>,</w:t>
      </w:r>
      <w:r w:rsidR="000355E0">
        <w:t xml:space="preserve"> por su apuesta política</w:t>
      </w:r>
      <w:r w:rsidR="00924DCC">
        <w:t xml:space="preserve">. Partiendo </w:t>
      </w:r>
      <w:r>
        <w:t>de esto</w:t>
      </w:r>
      <w:r w:rsidR="000355E0">
        <w:t xml:space="preserve">, </w:t>
      </w:r>
      <w:r w:rsidR="00B17741">
        <w:t xml:space="preserve">entenderemos </w:t>
      </w:r>
      <w:r w:rsidR="000355E0">
        <w:t xml:space="preserve">que todas las dimensiones en las que </w:t>
      </w:r>
      <w:r w:rsidR="00B17741">
        <w:t xml:space="preserve">Confiar </w:t>
      </w:r>
      <w:r w:rsidR="000355E0">
        <w:t xml:space="preserve">genera impacto tienen el propósito </w:t>
      </w:r>
      <w:r w:rsidR="009E5858">
        <w:t xml:space="preserve">y el sentido </w:t>
      </w:r>
      <w:r w:rsidR="00C97BF6">
        <w:t xml:space="preserve">de ser </w:t>
      </w:r>
      <w:r w:rsidR="00E87F04">
        <w:t>práctica</w:t>
      </w:r>
      <w:r w:rsidR="009E5858">
        <w:t>s polític</w:t>
      </w:r>
      <w:r>
        <w:t>as</w:t>
      </w:r>
      <w:r w:rsidR="00E87F04">
        <w:t>, con un</w:t>
      </w:r>
      <w:r w:rsidR="00572845">
        <w:t xml:space="preserve"> enfoque solidario</w:t>
      </w:r>
      <w:r w:rsidR="00E87F04">
        <w:t xml:space="preserve"> y </w:t>
      </w:r>
      <w:r w:rsidR="00572845">
        <w:t>cooperativo</w:t>
      </w:r>
      <w:r w:rsidR="00E87F04">
        <w:t xml:space="preserve">. </w:t>
      </w:r>
    </w:p>
    <w:p w14:paraId="1706C7DD" w14:textId="77777777" w:rsidR="00171E8A" w:rsidRDefault="00171E8A" w:rsidP="00B36885">
      <w:pPr>
        <w:spacing w:after="0"/>
        <w:rPr>
          <w:rFonts w:eastAsia="Times New Roman" w:cs="Arial"/>
          <w:b/>
          <w:i/>
          <w:szCs w:val="24"/>
          <w:lang w:eastAsia="es-ES_tradnl"/>
        </w:rPr>
      </w:pPr>
    </w:p>
    <w:p w14:paraId="7A2E3376" w14:textId="77777777" w:rsidR="00171E8A" w:rsidRPr="00171E8A" w:rsidRDefault="00395549" w:rsidP="006E3144">
      <w:pPr>
        <w:pStyle w:val="Conexin"/>
      </w:pPr>
      <w:r>
        <w:t>V</w:t>
      </w:r>
      <w:r w:rsidR="00171E8A" w:rsidRPr="00171E8A">
        <w:t>eamos lo que representa Confiar desde las diferentes dimensiones que existen en la sociedad</w:t>
      </w:r>
      <w:r w:rsidR="009D31E7">
        <w:t xml:space="preserve"> y algunos ejemplos de cómo lo vivimos</w:t>
      </w:r>
      <w:r w:rsidR="002307C0">
        <w:t xml:space="preserve">. Haremos un recorrido por el Libro </w:t>
      </w:r>
      <w:r w:rsidR="002307C0" w:rsidRPr="006E3144">
        <w:rPr>
          <w:b/>
        </w:rPr>
        <w:t>Confiar: una conquista solidaria</w:t>
      </w:r>
      <w:r w:rsidR="00924DCC">
        <w:rPr>
          <w:b/>
        </w:rPr>
        <w:t>,</w:t>
      </w:r>
      <w:r w:rsidR="00924DCC" w:rsidRPr="006E3144">
        <w:rPr>
          <w:b/>
        </w:rPr>
        <w:t xml:space="preserve"> </w:t>
      </w:r>
      <w:r w:rsidR="00924DCC" w:rsidRPr="00F36646">
        <w:t xml:space="preserve">el cual </w:t>
      </w:r>
      <w:r w:rsidR="002307C0" w:rsidRPr="00F36646">
        <w:t>recoge los 45 años de historia de Confiar Cooperativa Financiera.</w:t>
      </w:r>
      <w:r w:rsidR="002307C0">
        <w:rPr>
          <w:rFonts w:ascii="Arial" w:hAnsi="Arial"/>
          <w:color w:val="545454"/>
          <w:sz w:val="21"/>
          <w:szCs w:val="21"/>
          <w:shd w:val="clear" w:color="auto" w:fill="FFFFFF"/>
        </w:rPr>
        <w:t xml:space="preserve"> </w:t>
      </w:r>
      <w:r w:rsidR="00924DCC">
        <w:t xml:space="preserve">En esta publicación </w:t>
      </w:r>
      <w:r w:rsidR="00924DCC" w:rsidRPr="00C15DF2">
        <w:t>nos reconocemos</w:t>
      </w:r>
      <w:r w:rsidR="002307C0" w:rsidRPr="00C15DF2">
        <w:t xml:space="preserve"> todos los que hemos hecho parte de esta construcción, </w:t>
      </w:r>
      <w:r w:rsidR="00924DCC">
        <w:t xml:space="preserve">de </w:t>
      </w:r>
      <w:r w:rsidR="002307C0" w:rsidRPr="00C15DF2">
        <w:t xml:space="preserve">sus luchas y </w:t>
      </w:r>
      <w:r w:rsidR="00924DCC">
        <w:t xml:space="preserve">de sus </w:t>
      </w:r>
      <w:r w:rsidR="002307C0" w:rsidRPr="00C15DF2">
        <w:t xml:space="preserve">logros, y </w:t>
      </w:r>
      <w:r w:rsidR="00924DCC">
        <w:t>los</w:t>
      </w:r>
      <w:r w:rsidR="002307C0" w:rsidRPr="00C15DF2">
        <w:t xml:space="preserve"> testimonios relatan cuánto ha tenido que ocurrir para hacer posible esta gesta solidaria.</w:t>
      </w:r>
    </w:p>
    <w:p w14:paraId="59792F53" w14:textId="77777777" w:rsidR="00F5046D" w:rsidRDefault="00F5046D" w:rsidP="00F5046D"/>
    <w:p w14:paraId="19196DEE" w14:textId="77777777" w:rsidR="006E3144" w:rsidRPr="00FA74A0" w:rsidRDefault="006E3144" w:rsidP="006E3144">
      <w:pPr>
        <w:pStyle w:val="Enlace"/>
        <w:rPr>
          <w:b/>
          <w:szCs w:val="24"/>
        </w:rPr>
      </w:pPr>
      <w:r>
        <w:rPr>
          <w:b/>
        </w:rPr>
        <w:t>Extendiendo el saber</w:t>
      </w:r>
    </w:p>
    <w:p w14:paraId="7F9AF0B7" w14:textId="77777777" w:rsidR="006E3144" w:rsidRPr="00B22C77" w:rsidRDefault="006E3144" w:rsidP="006E3144">
      <w:pPr>
        <w:pStyle w:val="Enlace"/>
      </w:pPr>
      <w:r>
        <w:rPr>
          <w:b/>
        </w:rPr>
        <w:t>Documento</w:t>
      </w:r>
      <w:r w:rsidRPr="00B22C77">
        <w:rPr>
          <w:b/>
        </w:rPr>
        <w:t xml:space="preserve">: </w:t>
      </w:r>
      <w:r w:rsidRPr="00B22C77">
        <w:t>Confiar 45 años: una conquista solidaria</w:t>
      </w:r>
    </w:p>
    <w:p w14:paraId="76119197" w14:textId="77777777" w:rsidR="006E3144" w:rsidRDefault="00924DCC" w:rsidP="006E3144">
      <w:pPr>
        <w:pStyle w:val="Enlace"/>
      </w:pPr>
      <w:r>
        <w:rPr>
          <w:b/>
        </w:rPr>
        <w:t>Extens</w:t>
      </w:r>
      <w:r w:rsidRPr="00FA74A0">
        <w:rPr>
          <w:b/>
        </w:rPr>
        <w:t>ión</w:t>
      </w:r>
      <w:r w:rsidR="006E3144" w:rsidRPr="00E6180B">
        <w:t xml:space="preserve">: </w:t>
      </w:r>
      <w:r w:rsidR="006E3144">
        <w:t>287 páginas</w:t>
      </w:r>
    </w:p>
    <w:p w14:paraId="1B0B4A77" w14:textId="77777777" w:rsidR="006E3144" w:rsidRPr="002307C0" w:rsidRDefault="006E3144" w:rsidP="006E3144">
      <w:pPr>
        <w:pStyle w:val="Enlace"/>
      </w:pPr>
      <w:r w:rsidRPr="002307C0">
        <w:rPr>
          <w:b/>
        </w:rPr>
        <w:t>Enlace Web</w:t>
      </w:r>
      <w:r w:rsidRPr="002307C0">
        <w:t>:</w:t>
      </w:r>
    </w:p>
    <w:p w14:paraId="1B346D68" w14:textId="77777777" w:rsidR="006E3144" w:rsidRPr="002307C0" w:rsidRDefault="00CD6BE7" w:rsidP="006E3144">
      <w:pPr>
        <w:pStyle w:val="Enlace"/>
        <w:rPr>
          <w:rStyle w:val="Hipervnculo"/>
          <w:rFonts w:cs="Calibri"/>
          <w:szCs w:val="24"/>
        </w:rPr>
      </w:pPr>
      <w:hyperlink r:id="rId14" w:history="1">
        <w:r w:rsidR="006E3144" w:rsidRPr="002307C0">
          <w:rPr>
            <w:rStyle w:val="Hipervnculo"/>
            <w:rFonts w:cs="Calibri"/>
            <w:szCs w:val="24"/>
          </w:rPr>
          <w:t>https://www.confiar.coop/uploads/imagenes/Documentos%20PDF/2019/Asamblea%20Delegados/libro_45_anos_confiar_2019.pdf</w:t>
        </w:r>
      </w:hyperlink>
      <w:r w:rsidR="006E3144" w:rsidRPr="002307C0">
        <w:rPr>
          <w:rStyle w:val="Hipervnculo"/>
          <w:rFonts w:cs="Calibri"/>
          <w:szCs w:val="24"/>
        </w:rPr>
        <w:t xml:space="preserve"> </w:t>
      </w:r>
    </w:p>
    <w:p w14:paraId="4555EEC5" w14:textId="77777777" w:rsidR="006E3144" w:rsidRPr="002C01F0" w:rsidRDefault="006E3144" w:rsidP="006E3144">
      <w:pPr>
        <w:pStyle w:val="Enlace"/>
      </w:pPr>
      <w:r w:rsidRPr="00E6180B">
        <w:rPr>
          <w:b/>
          <w:lang w:val="es-ES"/>
        </w:rPr>
        <w:t>Enunciado</w:t>
      </w:r>
      <w:r w:rsidRPr="00E6180B">
        <w:rPr>
          <w:lang w:val="es-ES"/>
        </w:rPr>
        <w:t xml:space="preserve">: </w:t>
      </w:r>
      <w:r w:rsidR="00924DCC">
        <w:rPr>
          <w:lang w:val="es-ES"/>
        </w:rPr>
        <w:t xml:space="preserve">este </w:t>
      </w:r>
      <w:r>
        <w:rPr>
          <w:lang w:val="es-ES"/>
        </w:rPr>
        <w:t>libro se hizo a muchas manos y con muchas voces, así como hacemos las cosas en Confiar. Es un</w:t>
      </w:r>
      <w:r w:rsidR="00924DCC">
        <w:rPr>
          <w:lang w:val="es-ES"/>
        </w:rPr>
        <w:t>a</w:t>
      </w:r>
      <w:r>
        <w:rPr>
          <w:lang w:val="es-ES"/>
        </w:rPr>
        <w:t xml:space="preserve"> </w:t>
      </w:r>
      <w:r w:rsidR="00924DCC">
        <w:rPr>
          <w:lang w:val="es-ES"/>
        </w:rPr>
        <w:t xml:space="preserve">publicación </w:t>
      </w:r>
      <w:r>
        <w:rPr>
          <w:lang w:val="es-ES"/>
        </w:rPr>
        <w:t xml:space="preserve">que recopila la historia de la Cooperativa en sus primeros 45 años, narra sus orígenes y transformaciones y da cuenta de las vivencias </w:t>
      </w:r>
      <w:r>
        <w:rPr>
          <w:lang w:val="es-ES"/>
        </w:rPr>
        <w:lastRenderedPageBreak/>
        <w:t xml:space="preserve">y decisiones que han mantenido como bandera la filosofía del cooperativismo, la solidaridad y la confianza. </w:t>
      </w:r>
    </w:p>
    <w:p w14:paraId="0CB5DA0E" w14:textId="77777777" w:rsidR="006E3144" w:rsidRDefault="006E3144" w:rsidP="00F5046D"/>
    <w:p w14:paraId="377B0070" w14:textId="77777777" w:rsidR="008C414A" w:rsidRDefault="00F5046D" w:rsidP="00B92B64">
      <w:pPr>
        <w:pStyle w:val="Ttulo2"/>
      </w:pPr>
      <w:bookmarkStart w:id="9" w:name="_Toc10479482"/>
      <w:r w:rsidRPr="000C5813">
        <w:t>Dimensión territorial</w:t>
      </w:r>
      <w:bookmarkEnd w:id="9"/>
    </w:p>
    <w:p w14:paraId="04CC88C1" w14:textId="77777777" w:rsidR="008C414A" w:rsidRPr="008C414A" w:rsidRDefault="008C414A" w:rsidP="008C414A">
      <w:pPr>
        <w:spacing w:after="0"/>
        <w:jc w:val="left"/>
        <w:rPr>
          <w:b/>
        </w:rPr>
      </w:pPr>
    </w:p>
    <w:p w14:paraId="35A71334" w14:textId="77777777" w:rsidR="00CF4AFE" w:rsidRDefault="008C414A" w:rsidP="006C3209">
      <w:r>
        <w:t xml:space="preserve">El territorio para Confiar es concebido como el escenario </w:t>
      </w:r>
      <w:r w:rsidR="008A3FDB">
        <w:t>en el que se hace realidad el cooperativismo. El ejercicio solidario no ocurre de manera limitada en los espacios destinados a la intermediación financiera y tampoco se limita al intercambio de productos</w:t>
      </w:r>
      <w:r w:rsidR="0041071B">
        <w:t xml:space="preserve"> y servicios</w:t>
      </w:r>
      <w:r w:rsidR="006C3209">
        <w:t xml:space="preserve"> </w:t>
      </w:r>
      <w:r w:rsidR="0041071B">
        <w:t>financieros</w:t>
      </w:r>
      <w:r w:rsidR="006C3209">
        <w:t>. El territorio es para Confiar el lugar en el que los impactos de la economía solidaria puede</w:t>
      </w:r>
      <w:r w:rsidR="001D0E0D">
        <w:t>n</w:t>
      </w:r>
      <w:r w:rsidR="006C3209">
        <w:t xml:space="preserve"> hacerse realidad y en el que se pone a prueba la certeza de que el proceso de humanización del ejercicio político, social</w:t>
      </w:r>
      <w:r w:rsidR="0041071B">
        <w:t xml:space="preserve">, </w:t>
      </w:r>
      <w:r w:rsidR="00A85EB8">
        <w:t xml:space="preserve">y </w:t>
      </w:r>
      <w:r w:rsidR="006C3209">
        <w:t>cultural</w:t>
      </w:r>
      <w:r w:rsidR="001D0E0D">
        <w:t xml:space="preserve"> </w:t>
      </w:r>
      <w:r w:rsidR="006C3209">
        <w:t>es posible.</w:t>
      </w:r>
    </w:p>
    <w:p w14:paraId="6598897B" w14:textId="77777777" w:rsidR="00C37E28" w:rsidRDefault="001D0E0D" w:rsidP="00D24FDE">
      <w:pPr>
        <w:pStyle w:val="Conexin"/>
      </w:pPr>
      <w:r>
        <w:t xml:space="preserve">Veamos </w:t>
      </w:r>
      <w:r w:rsidR="00A85EB8">
        <w:t xml:space="preserve">algunos de </w:t>
      </w:r>
      <w:r>
        <w:t xml:space="preserve">los aspectos que conforman la dimensión territorial en nuestra cooperativa: </w:t>
      </w:r>
    </w:p>
    <w:p w14:paraId="27DF1A7D" w14:textId="77777777" w:rsidR="00A85EB8" w:rsidRDefault="00A85EB8" w:rsidP="00F5046D">
      <w:pPr>
        <w:pStyle w:val="Prrafodelista"/>
      </w:pPr>
    </w:p>
    <w:p w14:paraId="3507E8FB" w14:textId="77777777" w:rsidR="00F5046D" w:rsidRPr="00210E54" w:rsidRDefault="00F5046D" w:rsidP="00210E54">
      <w:pPr>
        <w:pStyle w:val="Prrafodelista"/>
        <w:numPr>
          <w:ilvl w:val="0"/>
          <w:numId w:val="12"/>
        </w:numPr>
        <w:spacing w:after="0"/>
        <w:ind w:left="1440"/>
        <w:jc w:val="left"/>
        <w:rPr>
          <w:b/>
        </w:rPr>
      </w:pPr>
      <w:commentRangeStart w:id="10"/>
      <w:r w:rsidRPr="00210E54">
        <w:rPr>
          <w:b/>
        </w:rPr>
        <w:t>Las agencias</w:t>
      </w:r>
      <w:commentRangeEnd w:id="10"/>
      <w:r w:rsidR="00CD6BE7">
        <w:rPr>
          <w:rStyle w:val="Refdecomentario"/>
        </w:rPr>
        <w:commentReference w:id="10"/>
      </w:r>
    </w:p>
    <w:p w14:paraId="0B81A82C" w14:textId="77777777" w:rsidR="00CF4AFE" w:rsidRDefault="00CF4AFE" w:rsidP="002F714E">
      <w:pPr>
        <w:spacing w:after="0"/>
        <w:jc w:val="left"/>
      </w:pPr>
    </w:p>
    <w:p w14:paraId="081D624D" w14:textId="77777777" w:rsidR="00CF4AFE" w:rsidRDefault="00CF4AFE" w:rsidP="00210E54">
      <w:pPr>
        <w:spacing w:after="0"/>
        <w:ind w:left="1440"/>
        <w:rPr>
          <w:rFonts w:eastAsia="Times New Roman"/>
          <w:i/>
          <w:szCs w:val="24"/>
          <w:lang w:eastAsia="es-ES_tradnl"/>
        </w:rPr>
      </w:pPr>
      <w:commentRangeStart w:id="11"/>
      <w:r w:rsidRPr="00273DEE">
        <w:rPr>
          <w:rFonts w:eastAsia="Times New Roman"/>
          <w:i/>
          <w:szCs w:val="24"/>
          <w:lang w:eastAsia="es-ES_tradnl"/>
        </w:rPr>
        <w:t>La presencia de Confiar, dedicada a fortalecer el territorio, consolidó un escenario de encuentro con la gente, pues se entendió cabalmente que el resultado de cooperativizar estaba más allá de las cuatro paredes de la agencia. Esta postura llev</w:t>
      </w:r>
      <w:r>
        <w:rPr>
          <w:rFonts w:eastAsia="Times New Roman"/>
          <w:i/>
          <w:szCs w:val="24"/>
          <w:lang w:eastAsia="es-ES_tradnl"/>
        </w:rPr>
        <w:t>ó</w:t>
      </w:r>
      <w:r w:rsidRPr="00273DEE">
        <w:rPr>
          <w:rFonts w:eastAsia="Times New Roman"/>
          <w:i/>
          <w:szCs w:val="24"/>
          <w:lang w:eastAsia="es-ES_tradnl"/>
        </w:rPr>
        <w:t xml:space="preserve"> a entender el concepto de intervenir el territorio desde una visión integral, centrada en la satisfacción de las necesidades esenciales</w:t>
      </w:r>
      <w:r w:rsidR="00924DCC">
        <w:rPr>
          <w:rFonts w:eastAsia="Times New Roman"/>
          <w:i/>
          <w:szCs w:val="24"/>
          <w:lang w:eastAsia="es-ES_tradnl"/>
        </w:rPr>
        <w:t>,</w:t>
      </w:r>
      <w:r w:rsidRPr="00273DEE">
        <w:rPr>
          <w:rFonts w:eastAsia="Times New Roman"/>
          <w:i/>
          <w:szCs w:val="24"/>
          <w:lang w:eastAsia="es-ES_tradnl"/>
        </w:rPr>
        <w:t xml:space="preserve"> lo que repercute en el </w:t>
      </w:r>
      <w:r>
        <w:rPr>
          <w:rFonts w:eastAsia="Times New Roman"/>
          <w:i/>
          <w:szCs w:val="24"/>
          <w:lang w:eastAsia="es-ES_tradnl"/>
        </w:rPr>
        <w:t>b</w:t>
      </w:r>
      <w:r w:rsidRPr="00273DEE">
        <w:rPr>
          <w:rFonts w:eastAsia="Times New Roman"/>
          <w:i/>
          <w:szCs w:val="24"/>
          <w:lang w:eastAsia="es-ES_tradnl"/>
        </w:rPr>
        <w:t>ienvivir.</w:t>
      </w:r>
      <w:r>
        <w:rPr>
          <w:rFonts w:eastAsia="Times New Roman"/>
          <w:i/>
          <w:szCs w:val="24"/>
          <w:lang w:eastAsia="es-ES_tradnl"/>
        </w:rPr>
        <w:t xml:space="preserve"> </w:t>
      </w:r>
      <w:r w:rsidRPr="00273DEE">
        <w:rPr>
          <w:rFonts w:eastAsia="Times New Roman"/>
          <w:i/>
          <w:szCs w:val="24"/>
          <w:lang w:eastAsia="es-ES_tradnl"/>
        </w:rPr>
        <w:t>Incorporar el territorio como parte del hacer no fue, como puede suponerse, una estrategia para realzar las ventas, sino una voluntad para ponderar los impactos sociales. No se llegó para incidir en la búsqueda de los resultados, sino para disponerse a contribuir en el desarrollo integral del territorio. Más que el estar</w:t>
      </w:r>
      <w:r>
        <w:rPr>
          <w:rFonts w:eastAsia="Times New Roman"/>
          <w:i/>
          <w:szCs w:val="24"/>
          <w:lang w:eastAsia="es-ES_tradnl"/>
        </w:rPr>
        <w:t xml:space="preserve"> </w:t>
      </w:r>
      <w:r w:rsidRPr="00273DEE">
        <w:rPr>
          <w:rFonts w:eastAsia="Times New Roman"/>
          <w:i/>
          <w:szCs w:val="24"/>
          <w:lang w:eastAsia="es-ES_tradnl"/>
        </w:rPr>
        <w:t>es crear una dimensión de extensión: el metaterritorio. En ese sentido, el hacer y el obrar llevan a resignificar la espacialidad al concretar trasformaciones que enriquecen lo territorial, lo multiplican, lo pueblan, lo enriquecen.</w:t>
      </w:r>
      <w:commentRangeEnd w:id="11"/>
      <w:r w:rsidR="00210E54">
        <w:rPr>
          <w:rStyle w:val="Refdecomentario"/>
        </w:rPr>
        <w:commentReference w:id="11"/>
      </w:r>
    </w:p>
    <w:p w14:paraId="6A50CDEE" w14:textId="77777777" w:rsidR="00CF4AFE" w:rsidRDefault="00CF4AFE" w:rsidP="002F714E">
      <w:pPr>
        <w:spacing w:after="0"/>
        <w:jc w:val="left"/>
        <w:rPr>
          <w:rFonts w:eastAsia="Times New Roman"/>
          <w:i/>
          <w:szCs w:val="24"/>
          <w:lang w:eastAsia="es-ES_tradnl"/>
        </w:rPr>
      </w:pPr>
    </w:p>
    <w:p w14:paraId="38F918E0" w14:textId="082E5C48" w:rsidR="00A85EB8" w:rsidRDefault="005E55CE" w:rsidP="00210E54">
      <w:pPr>
        <w:ind w:left="1080"/>
      </w:pPr>
      <w:commentRangeStart w:id="12"/>
      <w:r>
        <w:rPr>
          <w:noProof/>
          <w:lang w:val="en-US"/>
        </w:rPr>
        <mc:AlternateContent>
          <mc:Choice Requires="wps">
            <w:drawing>
              <wp:anchor distT="0" distB="0" distL="114300" distR="114300" simplePos="0" relativeHeight="251668480" behindDoc="1" locked="0" layoutInCell="1" allowOverlap="1" wp14:anchorId="21BAEC40" wp14:editId="0B6DA3B7">
                <wp:simplePos x="0" y="0"/>
                <wp:positionH relativeFrom="column">
                  <wp:posOffset>3985260</wp:posOffset>
                </wp:positionH>
                <wp:positionV relativeFrom="paragraph">
                  <wp:posOffset>2727325</wp:posOffset>
                </wp:positionV>
                <wp:extent cx="2894330" cy="267335"/>
                <wp:effectExtent l="0" t="0" r="1270" b="0"/>
                <wp:wrapTight wrapText="bothSides">
                  <wp:wrapPolygon edited="0">
                    <wp:start x="0" y="0"/>
                    <wp:lineTo x="0" y="20010"/>
                    <wp:lineTo x="21467" y="20010"/>
                    <wp:lineTo x="21467" y="0"/>
                    <wp:lineTo x="0" y="0"/>
                  </wp:wrapPolygon>
                </wp:wrapTight>
                <wp:docPr id="28" name="Cuadro de texto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94330" cy="267335"/>
                        </a:xfrm>
                        <a:prstGeom prst="rect">
                          <a:avLst/>
                        </a:prstGeom>
                        <a:solidFill>
                          <a:prstClr val="white"/>
                        </a:solidFill>
                        <a:ln>
                          <a:noFill/>
                        </a:ln>
                        <a:effectLst/>
                      </wps:spPr>
                      <wps:txbx>
                        <w:txbxContent>
                          <w:p w14:paraId="30E90767" w14:textId="77777777" w:rsidR="00CD6BE7" w:rsidRPr="0054026D" w:rsidRDefault="00CD6BE7" w:rsidP="00D24FDE">
                            <w:pPr>
                              <w:pStyle w:val="Descripcin"/>
                              <w:jc w:val="center"/>
                              <w:rPr>
                                <w:noProof/>
                              </w:rPr>
                            </w:pPr>
                            <w:r>
                              <w:t xml:space="preserve">Imagen </w:t>
                            </w:r>
                            <w:r>
                              <w:rPr>
                                <w:noProof/>
                              </w:rPr>
                              <w:fldChar w:fldCharType="begin"/>
                            </w:r>
                            <w:r>
                              <w:rPr>
                                <w:noProof/>
                              </w:rPr>
                              <w:instrText xml:space="preserve"> SEQ Imagen \* ARABIC </w:instrText>
                            </w:r>
                            <w:r>
                              <w:rPr>
                                <w:noProof/>
                              </w:rPr>
                              <w:fldChar w:fldCharType="separate"/>
                            </w:r>
                            <w:r w:rsidR="00FC6D55">
                              <w:rPr>
                                <w:noProof/>
                              </w:rPr>
                              <w:t>4</w:t>
                            </w:r>
                            <w:r>
                              <w:rPr>
                                <w:noProof/>
                              </w:rPr>
                              <w:fldChar w:fldCharType="end"/>
                            </w:r>
                            <w:r>
                              <w:t xml:space="preserve">. </w:t>
                            </w:r>
                            <w:r w:rsidRPr="00514927">
                              <w:t>Las agencias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1BAEC40" id="Cuadro de texto 28" o:spid="_x0000_s1028" type="#_x0000_t202" style="position:absolute;left:0;text-align:left;margin-left:313.8pt;margin-top:214.75pt;width:227.9pt;height:21.0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" stroked="f">
                <v:path arrowok="t"/>
                <v:textbox style="mso-fit-shape-to-text:t" inset="0,0,0,0">
                  <w:txbxContent>
                    <w:p w14:paraId="30E90767" w14:textId="77777777" w:rsidR="00CD6BE7" w:rsidRPr="0054026D" w:rsidRDefault="00CD6BE7" w:rsidP="00D24FDE">
                      <w:pPr>
                        <w:pStyle w:val="Descripcin"/>
                        <w:jc w:val="center"/>
                        <w:rPr>
                          <w:noProof/>
                        </w:rPr>
                      </w:pPr>
                      <w:r>
                        <w:t xml:space="preserve">Imagen </w:t>
                      </w:r>
                      <w:r>
                        <w:rPr>
                          <w:noProof/>
                        </w:rPr>
                        <w:fldChar w:fldCharType="begin"/>
                      </w:r>
                      <w:r>
                        <w:rPr>
                          <w:noProof/>
                        </w:rPr>
                        <w:instrText xml:space="preserve"> SEQ Imagen \* ARABIC </w:instrText>
                      </w:r>
                      <w:r>
                        <w:rPr>
                          <w:noProof/>
                        </w:rPr>
                        <w:fldChar w:fldCharType="separate"/>
                      </w:r>
                      <w:r w:rsidR="00FC6D55">
                        <w:rPr>
                          <w:noProof/>
                        </w:rPr>
                        <w:t>4</w:t>
                      </w:r>
                      <w:r>
                        <w:rPr>
                          <w:noProof/>
                        </w:rPr>
                        <w:fldChar w:fldCharType="end"/>
                      </w:r>
                      <w:r>
                        <w:t xml:space="preserve">. </w:t>
                      </w:r>
                      <w:r w:rsidRPr="00514927">
                        <w:t>Las agencias (2019)</w:t>
                      </w:r>
                    </w:p>
                  </w:txbxContent>
                </v:textbox>
                <w10:wrap type="tight"/>
              </v:shape>
            </w:pict>
          </mc:Fallback>
        </mc:AlternateContent>
      </w:r>
      <w:r w:rsidR="00CF4AFE">
        <w:rPr>
          <w:noProof/>
          <w:lang w:val="en-US"/>
        </w:rPr>
        <w:drawing>
          <wp:anchor distT="0" distB="0" distL="114300" distR="114300" simplePos="0" relativeHeight="251666432" behindDoc="1" locked="0" layoutInCell="1" allowOverlap="1" wp14:anchorId="1B060A1A" wp14:editId="51BE396C">
            <wp:simplePos x="0" y="0"/>
            <wp:positionH relativeFrom="column">
              <wp:posOffset>3985260</wp:posOffset>
            </wp:positionH>
            <wp:positionV relativeFrom="paragraph">
              <wp:posOffset>14605</wp:posOffset>
            </wp:positionV>
            <wp:extent cx="2894460" cy="2655570"/>
            <wp:effectExtent l="0" t="0" r="1270" b="0"/>
            <wp:wrapTight wrapText="bothSides">
              <wp:wrapPolygon edited="0">
                <wp:start x="0" y="0"/>
                <wp:lineTo x="0" y="21383"/>
                <wp:lineTo x="21467" y="21383"/>
                <wp:lineTo x="21467"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94460" cy="2655570"/>
                    </a:xfrm>
                    <a:prstGeom prst="rect">
                      <a:avLst/>
                    </a:prstGeom>
                  </pic:spPr>
                </pic:pic>
              </a:graphicData>
            </a:graphic>
          </wp:anchor>
        </w:drawing>
      </w:r>
      <w:commentRangeEnd w:id="12"/>
      <w:r w:rsidR="00CF4AFE">
        <w:rPr>
          <w:rStyle w:val="Refdecomentario"/>
        </w:rPr>
        <w:commentReference w:id="12"/>
      </w:r>
      <w:r w:rsidR="00A85EB8">
        <w:t xml:space="preserve">En la actualidad, Confiar hace presencia en seis departamentos de </w:t>
      </w:r>
      <w:r w:rsidR="00395549">
        <w:t>Colombia</w:t>
      </w:r>
      <w:r w:rsidR="00A85EB8">
        <w:t xml:space="preserve"> (Antioquia, </w:t>
      </w:r>
      <w:r w:rsidR="00924DCC">
        <w:t>Boyacá, Casanare</w:t>
      </w:r>
      <w:r w:rsidR="00D159AD">
        <w:t>,</w:t>
      </w:r>
      <w:r w:rsidR="00924DCC">
        <w:t xml:space="preserve"> </w:t>
      </w:r>
      <w:r w:rsidR="00A85EB8">
        <w:t xml:space="preserve">Cundinamarca, </w:t>
      </w:r>
      <w:r w:rsidR="00D159AD">
        <w:t>Meta</w:t>
      </w:r>
      <w:r w:rsidR="00D159AD" w:rsidDel="00924DCC">
        <w:t xml:space="preserve"> </w:t>
      </w:r>
      <w:r w:rsidR="00D159AD">
        <w:t>y</w:t>
      </w:r>
      <w:r w:rsidR="00D159AD" w:rsidDel="00924DCC">
        <w:t xml:space="preserve"> </w:t>
      </w:r>
      <w:r w:rsidR="00A85EB8">
        <w:t>Risaralda</w:t>
      </w:r>
      <w:r w:rsidR="00F641D5">
        <w:t>)</w:t>
      </w:r>
      <w:r w:rsidR="00395549">
        <w:t>,</w:t>
      </w:r>
      <w:r w:rsidR="00F641D5">
        <w:t xml:space="preserve"> </w:t>
      </w:r>
      <w:r w:rsidR="00395549">
        <w:t>t</w:t>
      </w:r>
      <w:r w:rsidR="00F641D5">
        <w:t>erritorios donde</w:t>
      </w:r>
      <w:r w:rsidR="00395549">
        <w:t>,</w:t>
      </w:r>
      <w:r w:rsidR="00F641D5">
        <w:t xml:space="preserve"> en principio</w:t>
      </w:r>
      <w:r w:rsidR="00395549">
        <w:t>,</w:t>
      </w:r>
      <w:r w:rsidR="00F641D5">
        <w:t xml:space="preserve"> la premisa no es el favorecimiento de la venta de productos financieros per se, sino la generación de oportunidades de vida para las personas que </w:t>
      </w:r>
      <w:r w:rsidR="002A7710">
        <w:t xml:space="preserve">los </w:t>
      </w:r>
      <w:r w:rsidR="00F641D5">
        <w:t xml:space="preserve">habitan y construyen </w:t>
      </w:r>
      <w:r w:rsidR="002A7710">
        <w:t>sus</w:t>
      </w:r>
      <w:r w:rsidR="00F641D5">
        <w:t xml:space="preserve"> tejido</w:t>
      </w:r>
      <w:r w:rsidR="002A7710">
        <w:t>s</w:t>
      </w:r>
      <w:r w:rsidR="00F641D5">
        <w:t xml:space="preserve">. Es así como la dimensión territorial para Confiar se traduce en 50 lugares para </w:t>
      </w:r>
      <w:r w:rsidR="002A7710">
        <w:rPr>
          <w:i/>
        </w:rPr>
        <w:t>a</w:t>
      </w:r>
      <w:r w:rsidR="00F641D5">
        <w:rPr>
          <w:i/>
        </w:rPr>
        <w:t>genciar</w:t>
      </w:r>
      <w:r w:rsidR="00F641D5">
        <w:t xml:space="preserve"> el desarrollo en todas las dimensiones y posibilidades. Confiar hace parte del entramado territorial de lugares donde otras entidades financieras no están. Hace presencia donde están las redes de campesinos y campesinas, donde la paz ha </w:t>
      </w:r>
      <w:r w:rsidR="00F641D5">
        <w:lastRenderedPageBreak/>
        <w:t xml:space="preserve">sido vulnerada y ahora es la esperanza, donde la clase obrera genera condiciones para la igualdad, donde las mujeres dan sustento a la vida. </w:t>
      </w:r>
      <w:r w:rsidR="00D159AD">
        <w:t>P</w:t>
      </w:r>
      <w:r w:rsidR="00F641D5">
        <w:t>ara Confiar, el territorio es la posibilidad de hacer posible lo impensable en las lógicas del capital, para quienes no cuentan en un sistema que prioriza la riqueza particular y no la abundancia justa y además colectiva.</w:t>
      </w:r>
    </w:p>
    <w:p w14:paraId="473C150D" w14:textId="77777777" w:rsidR="00B92B64" w:rsidRDefault="00B92B64" w:rsidP="00B92B64">
      <w:pPr>
        <w:spacing w:after="0"/>
        <w:jc w:val="left"/>
      </w:pPr>
    </w:p>
    <w:p w14:paraId="67007F18" w14:textId="77777777" w:rsidR="00F5046D" w:rsidRPr="00210E54" w:rsidRDefault="00F5046D" w:rsidP="00210E54">
      <w:pPr>
        <w:pStyle w:val="Prrafodelista"/>
        <w:numPr>
          <w:ilvl w:val="0"/>
          <w:numId w:val="12"/>
        </w:numPr>
        <w:spacing w:after="0"/>
        <w:ind w:left="1440"/>
        <w:jc w:val="left"/>
        <w:rPr>
          <w:b/>
        </w:rPr>
      </w:pPr>
      <w:r w:rsidRPr="00210E54">
        <w:rPr>
          <w:b/>
        </w:rPr>
        <w:t>Apuesta por la vivienda</w:t>
      </w:r>
      <w:r w:rsidR="002A7710" w:rsidRPr="00210E54">
        <w:rPr>
          <w:b/>
        </w:rPr>
        <w:t xml:space="preserve">: </w:t>
      </w:r>
      <w:r w:rsidR="00F641D5" w:rsidRPr="00210E54">
        <w:rPr>
          <w:b/>
        </w:rPr>
        <w:t>apuesta por los derechos</w:t>
      </w:r>
    </w:p>
    <w:p w14:paraId="1918A0BA" w14:textId="77777777" w:rsidR="00CF4AFE" w:rsidRDefault="00CF4AFE" w:rsidP="00CF4AFE">
      <w:pPr>
        <w:spacing w:after="0"/>
        <w:jc w:val="left"/>
        <w:rPr>
          <w:b/>
        </w:rPr>
      </w:pPr>
    </w:p>
    <w:p w14:paraId="60DAAD5A" w14:textId="77777777" w:rsidR="00CF4AFE" w:rsidRPr="004063B4" w:rsidRDefault="00CF4AFE" w:rsidP="00210E54">
      <w:pPr>
        <w:spacing w:after="0"/>
        <w:ind w:left="1440"/>
        <w:rPr>
          <w:rFonts w:eastAsia="Times New Roman"/>
          <w:i/>
          <w:szCs w:val="30"/>
          <w:lang w:eastAsia="es-ES_tradnl"/>
        </w:rPr>
      </w:pPr>
      <w:commentRangeStart w:id="13"/>
      <w:r w:rsidRPr="004063B4">
        <w:rPr>
          <w:rFonts w:eastAsia="Times New Roman"/>
          <w:i/>
          <w:szCs w:val="30"/>
          <w:lang w:eastAsia="es-ES_tradnl"/>
        </w:rPr>
        <w:t>Sólida Vivienda y Hábitat Solidarios S</w:t>
      </w:r>
      <w:r w:rsidR="00D159AD">
        <w:rPr>
          <w:rFonts w:eastAsia="Times New Roman"/>
          <w:i/>
          <w:szCs w:val="30"/>
          <w:lang w:eastAsia="es-ES_tradnl"/>
        </w:rPr>
        <w:t>.</w:t>
      </w:r>
      <w:r w:rsidRPr="004063B4">
        <w:rPr>
          <w:rFonts w:eastAsia="Times New Roman"/>
          <w:i/>
          <w:szCs w:val="30"/>
          <w:lang w:eastAsia="es-ES_tradnl"/>
        </w:rPr>
        <w:t>A</w:t>
      </w:r>
      <w:r w:rsidR="00D159AD">
        <w:rPr>
          <w:rFonts w:eastAsia="Times New Roman"/>
          <w:i/>
          <w:szCs w:val="30"/>
          <w:lang w:eastAsia="es-ES_tradnl"/>
        </w:rPr>
        <w:t>.</w:t>
      </w:r>
      <w:r w:rsidRPr="004063B4">
        <w:rPr>
          <w:rFonts w:eastAsia="Times New Roman"/>
          <w:i/>
          <w:szCs w:val="30"/>
          <w:lang w:eastAsia="es-ES_tradnl"/>
        </w:rPr>
        <w:t>S</w:t>
      </w:r>
      <w:r w:rsidR="00D159AD">
        <w:rPr>
          <w:rFonts w:eastAsia="Times New Roman"/>
          <w:i/>
          <w:szCs w:val="30"/>
          <w:lang w:eastAsia="es-ES_tradnl"/>
        </w:rPr>
        <w:t>.</w:t>
      </w:r>
      <w:r w:rsidR="00D159AD" w:rsidRPr="004063B4">
        <w:rPr>
          <w:rFonts w:eastAsia="Times New Roman"/>
          <w:i/>
          <w:szCs w:val="30"/>
          <w:lang w:eastAsia="es-ES_tradnl"/>
        </w:rPr>
        <w:t xml:space="preserve"> </w:t>
      </w:r>
      <w:r w:rsidR="00D159AD">
        <w:rPr>
          <w:rFonts w:eastAsia="Times New Roman"/>
          <w:i/>
          <w:szCs w:val="30"/>
          <w:lang w:eastAsia="es-ES_tradnl"/>
        </w:rPr>
        <w:t>es</w:t>
      </w:r>
      <w:r w:rsidR="00D159AD" w:rsidRPr="004063B4">
        <w:rPr>
          <w:rFonts w:eastAsia="Times New Roman"/>
          <w:i/>
          <w:szCs w:val="30"/>
          <w:lang w:eastAsia="es-ES_tradnl"/>
        </w:rPr>
        <w:t xml:space="preserve"> </w:t>
      </w:r>
      <w:r w:rsidRPr="004063B4">
        <w:rPr>
          <w:rFonts w:eastAsia="Times New Roman"/>
          <w:i/>
          <w:szCs w:val="30"/>
          <w:lang w:eastAsia="es-ES_tradnl"/>
        </w:rPr>
        <w:t>una figura empresarial independiente de la Cooperativa, creada a través de la Fundación Confiar. Con su conformación se pretendía —además de ampliar la oferta de adquisición de una casa propia entre los estratos de menores recursos— actuar directamente en las complejidades propias del mundo de la construcción e inmobiliario</w:t>
      </w:r>
      <w:r w:rsidR="00D159AD">
        <w:rPr>
          <w:rFonts w:eastAsia="Times New Roman"/>
          <w:i/>
          <w:szCs w:val="30"/>
          <w:lang w:eastAsia="es-ES_tradnl"/>
        </w:rPr>
        <w:t>,</w:t>
      </w:r>
      <w:r w:rsidRPr="004063B4">
        <w:rPr>
          <w:rFonts w:eastAsia="Times New Roman"/>
          <w:i/>
          <w:szCs w:val="30"/>
          <w:lang w:eastAsia="es-ES_tradnl"/>
        </w:rPr>
        <w:t xml:space="preserve"> con todas las dificultades propias de una actividad en la que inciden variables externas propias del sector, pero con la seguridad de ser necesaria y complementaria para contribuir en hacer realidad esta aspiración que dignifica a la humanidad y que está consignada en la Declaración Universal de los Derechos Humanos.</w:t>
      </w:r>
      <w:r>
        <w:rPr>
          <w:rFonts w:eastAsia="Times New Roman"/>
          <w:i/>
          <w:szCs w:val="30"/>
          <w:lang w:eastAsia="es-ES_tradnl"/>
        </w:rPr>
        <w:t xml:space="preserve"> </w:t>
      </w:r>
      <w:commentRangeEnd w:id="13"/>
      <w:r w:rsidR="00210E54">
        <w:rPr>
          <w:rStyle w:val="Refdecomentario"/>
        </w:rPr>
        <w:commentReference w:id="13"/>
      </w:r>
    </w:p>
    <w:p w14:paraId="40392EDC" w14:textId="77777777" w:rsidR="00CF4AFE" w:rsidRPr="00CF4AFE" w:rsidRDefault="00CF4AFE" w:rsidP="00210E54">
      <w:pPr>
        <w:spacing w:after="0"/>
        <w:ind w:left="1080"/>
        <w:jc w:val="left"/>
        <w:rPr>
          <w:b/>
        </w:rPr>
      </w:pPr>
    </w:p>
    <w:p w14:paraId="6CC78D9A" w14:textId="0649E12C" w:rsidR="00F641D5" w:rsidRDefault="005E55CE" w:rsidP="00210E54">
      <w:pPr>
        <w:ind w:left="1080"/>
      </w:pPr>
      <w:commentRangeStart w:id="14"/>
      <w:r>
        <w:rPr>
          <w:noProof/>
          <w:lang w:val="en-US"/>
        </w:rPr>
        <mc:AlternateContent>
          <mc:Choice Requires="wps">
            <w:drawing>
              <wp:anchor distT="0" distB="0" distL="114300" distR="114300" simplePos="0" relativeHeight="251671552" behindDoc="1" locked="0" layoutInCell="1" allowOverlap="1" wp14:anchorId="09ADC3FF" wp14:editId="2780765F">
                <wp:simplePos x="0" y="0"/>
                <wp:positionH relativeFrom="column">
                  <wp:posOffset>4046220</wp:posOffset>
                </wp:positionH>
                <wp:positionV relativeFrom="paragraph">
                  <wp:posOffset>2291080</wp:posOffset>
                </wp:positionV>
                <wp:extent cx="2622550" cy="267335"/>
                <wp:effectExtent l="0" t="0" r="6350" b="0"/>
                <wp:wrapTight wrapText="bothSides">
                  <wp:wrapPolygon edited="0">
                    <wp:start x="0" y="0"/>
                    <wp:lineTo x="0" y="20010"/>
                    <wp:lineTo x="21495" y="20010"/>
                    <wp:lineTo x="21495" y="0"/>
                    <wp:lineTo x="0" y="0"/>
                  </wp:wrapPolygon>
                </wp:wrapTight>
                <wp:docPr id="29" name="Cuadro de texto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2550" cy="267335"/>
                        </a:xfrm>
                        <a:prstGeom prst="rect">
                          <a:avLst/>
                        </a:prstGeom>
                        <a:solidFill>
                          <a:prstClr val="white"/>
                        </a:solidFill>
                        <a:ln>
                          <a:noFill/>
                        </a:ln>
                        <a:effectLst/>
                      </wps:spPr>
                      <wps:txbx>
                        <w:txbxContent>
                          <w:p w14:paraId="4EED9553" w14:textId="77777777" w:rsidR="00CD6BE7" w:rsidRPr="00A311D5" w:rsidRDefault="00CD6BE7" w:rsidP="00D24FDE">
                            <w:pPr>
                              <w:pStyle w:val="Descripcin"/>
                              <w:jc w:val="center"/>
                              <w:rPr>
                                <w:noProof/>
                              </w:rPr>
                            </w:pPr>
                            <w:r>
                              <w:t xml:space="preserve">Imagen </w:t>
                            </w:r>
                            <w:r>
                              <w:rPr>
                                <w:noProof/>
                              </w:rPr>
                              <w:fldChar w:fldCharType="begin"/>
                            </w:r>
                            <w:r>
                              <w:rPr>
                                <w:noProof/>
                              </w:rPr>
                              <w:instrText xml:space="preserve"> SEQ Imagen \* ARABIC </w:instrText>
                            </w:r>
                            <w:r>
                              <w:rPr>
                                <w:noProof/>
                              </w:rPr>
                              <w:fldChar w:fldCharType="separate"/>
                            </w:r>
                            <w:r w:rsidR="00FC6D55">
                              <w:rPr>
                                <w:noProof/>
                              </w:rPr>
                              <w:t>5</w:t>
                            </w:r>
                            <w:r>
                              <w:rPr>
                                <w:noProof/>
                              </w:rPr>
                              <w:fldChar w:fldCharType="end"/>
                            </w:r>
                            <w:r>
                              <w:t xml:space="preserve">. </w:t>
                            </w:r>
                            <w:r w:rsidRPr="004F3991">
                              <w:t xml:space="preserve">Apuesta por la </w:t>
                            </w:r>
                            <w:r>
                              <w:t>v</w:t>
                            </w:r>
                            <w:r w:rsidRPr="004F3991">
                              <w:t>ivienda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9ADC3FF" id="Cuadro de texto 29" o:spid="_x0000_s1029" type="#_x0000_t202" style="position:absolute;left:0;text-align:left;margin-left:318.6pt;margin-top:180.4pt;width:206.5pt;height:21.0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" stroked="f">
                <v:path arrowok="t"/>
                <v:textbox style="mso-fit-shape-to-text:t" inset="0,0,0,0">
                  <w:txbxContent>
                    <w:p w14:paraId="4EED9553" w14:textId="77777777" w:rsidR="00CD6BE7" w:rsidRPr="00A311D5" w:rsidRDefault="00CD6BE7" w:rsidP="00D24FDE">
                      <w:pPr>
                        <w:pStyle w:val="Descripcin"/>
                        <w:jc w:val="center"/>
                        <w:rPr>
                          <w:noProof/>
                        </w:rPr>
                      </w:pPr>
                      <w:r>
                        <w:t xml:space="preserve">Imagen </w:t>
                      </w:r>
                      <w:r>
                        <w:rPr>
                          <w:noProof/>
                        </w:rPr>
                        <w:fldChar w:fldCharType="begin"/>
                      </w:r>
                      <w:r>
                        <w:rPr>
                          <w:noProof/>
                        </w:rPr>
                        <w:instrText xml:space="preserve"> SEQ Imagen \* ARABIC </w:instrText>
                      </w:r>
                      <w:r>
                        <w:rPr>
                          <w:noProof/>
                        </w:rPr>
                        <w:fldChar w:fldCharType="separate"/>
                      </w:r>
                      <w:r w:rsidR="00FC6D55">
                        <w:rPr>
                          <w:noProof/>
                        </w:rPr>
                        <w:t>5</w:t>
                      </w:r>
                      <w:r>
                        <w:rPr>
                          <w:noProof/>
                        </w:rPr>
                        <w:fldChar w:fldCharType="end"/>
                      </w:r>
                      <w:r>
                        <w:t xml:space="preserve">. </w:t>
                      </w:r>
                      <w:r w:rsidRPr="004F3991">
                        <w:t xml:space="preserve">Apuesta por la </w:t>
                      </w:r>
                      <w:r>
                        <w:t>v</w:t>
                      </w:r>
                      <w:r w:rsidRPr="004F3991">
                        <w:t>ivienda (2019)</w:t>
                      </w:r>
                    </w:p>
                  </w:txbxContent>
                </v:textbox>
                <w10:wrap type="tight"/>
              </v:shape>
            </w:pict>
          </mc:Fallback>
        </mc:AlternateContent>
      </w:r>
      <w:r w:rsidR="00CF4AFE">
        <w:rPr>
          <w:noProof/>
          <w:lang w:val="en-US"/>
        </w:rPr>
        <w:drawing>
          <wp:anchor distT="0" distB="0" distL="114300" distR="114300" simplePos="0" relativeHeight="251669504" behindDoc="1" locked="0" layoutInCell="1" allowOverlap="1" wp14:anchorId="6A44C65B" wp14:editId="6B7A7E27">
            <wp:simplePos x="0" y="0"/>
            <wp:positionH relativeFrom="column">
              <wp:posOffset>4000500</wp:posOffset>
            </wp:positionH>
            <wp:positionV relativeFrom="paragraph">
              <wp:posOffset>121285</wp:posOffset>
            </wp:positionV>
            <wp:extent cx="2790190" cy="2147570"/>
            <wp:effectExtent l="0" t="0" r="0" b="5080"/>
            <wp:wrapTight wrapText="bothSides">
              <wp:wrapPolygon edited="0">
                <wp:start x="0" y="0"/>
                <wp:lineTo x="0" y="21459"/>
                <wp:lineTo x="21384" y="21459"/>
                <wp:lineTo x="21384"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0190" cy="2147570"/>
                    </a:xfrm>
                    <a:prstGeom prst="rect">
                      <a:avLst/>
                    </a:prstGeom>
                  </pic:spPr>
                </pic:pic>
              </a:graphicData>
            </a:graphic>
          </wp:anchor>
        </w:drawing>
      </w:r>
      <w:commentRangeEnd w:id="14"/>
      <w:r w:rsidR="00CF4AFE">
        <w:rPr>
          <w:rStyle w:val="Refdecomentario"/>
          <w:i/>
          <w:iCs/>
        </w:rPr>
        <w:commentReference w:id="14"/>
      </w:r>
      <w:r w:rsidR="00D159AD">
        <w:rPr>
          <w:rStyle w:val="Refdecomentario"/>
          <w:i/>
          <w:iCs/>
        </w:rPr>
        <w:t>L</w:t>
      </w:r>
      <w:r w:rsidR="00F641D5">
        <w:t xml:space="preserve">a vivienda es mucho más que un lugar para estar, es fundamentalmente un espacio para ser. En este sentido, Confiar sabe claramente que en este país </w:t>
      </w:r>
      <w:r w:rsidR="00D159AD">
        <w:t>–</w:t>
      </w:r>
      <w:r w:rsidR="00F641D5">
        <w:t>y en muchos otros lugares</w:t>
      </w:r>
      <w:r w:rsidR="00D159AD">
        <w:t>–</w:t>
      </w:r>
      <w:r w:rsidR="00F641D5">
        <w:t xml:space="preserve"> la vivienda no es un derecho garantizado por el Estado y mucho menos priorizado como una condición indispensable para la vida digna. En Confiar, ofrecer las posibilidades de un </w:t>
      </w:r>
      <w:r w:rsidR="00F641D5" w:rsidRPr="00A73D96">
        <w:rPr>
          <w:i/>
        </w:rPr>
        <w:t>lugar para el desarrollo de la vida</w:t>
      </w:r>
      <w:r w:rsidR="00F641D5">
        <w:rPr>
          <w:i/>
        </w:rPr>
        <w:t xml:space="preserve"> </w:t>
      </w:r>
      <w:r w:rsidR="00F641D5">
        <w:t>se convierte en una apuesta política porque no es cualquier casa para cualquier persona, es vivienda en armonía co</w:t>
      </w:r>
      <w:r w:rsidR="009A7E0C">
        <w:t>n el entorno, con la naturaleza y</w:t>
      </w:r>
      <w:r w:rsidR="00F641D5">
        <w:t xml:space="preserve"> con los territorios</w:t>
      </w:r>
      <w:r w:rsidR="009A7E0C">
        <w:t>, para la consolidación de los proyectos vitales, del ser y del estar de personas de sectores vulnerados e invisibilizados históricamente en esta sociedad.</w:t>
      </w:r>
    </w:p>
    <w:p w14:paraId="3E904B6D" w14:textId="77777777" w:rsidR="009A7E0C" w:rsidRDefault="009A7E0C" w:rsidP="00A73D96">
      <w:pPr>
        <w:spacing w:after="0"/>
      </w:pPr>
    </w:p>
    <w:p w14:paraId="40AA5F74" w14:textId="77777777" w:rsidR="00F80E37" w:rsidRDefault="00F5046D" w:rsidP="00210E54">
      <w:pPr>
        <w:pStyle w:val="Prrafodelista"/>
        <w:numPr>
          <w:ilvl w:val="0"/>
          <w:numId w:val="12"/>
        </w:numPr>
        <w:spacing w:after="0"/>
        <w:ind w:left="1440"/>
        <w:jc w:val="left"/>
        <w:rPr>
          <w:b/>
        </w:rPr>
      </w:pPr>
      <w:r w:rsidRPr="00B92B64">
        <w:rPr>
          <w:b/>
        </w:rPr>
        <w:t>Círculos virtuosos</w:t>
      </w:r>
    </w:p>
    <w:p w14:paraId="631CAA39" w14:textId="77777777" w:rsidR="00CF4AFE" w:rsidRDefault="00CF4AFE" w:rsidP="00CF4AFE">
      <w:pPr>
        <w:spacing w:after="0"/>
        <w:jc w:val="left"/>
        <w:rPr>
          <w:b/>
        </w:rPr>
      </w:pPr>
    </w:p>
    <w:p w14:paraId="5DBB38AD" w14:textId="77777777" w:rsidR="00CF4AFE" w:rsidRPr="00CF4AFE" w:rsidRDefault="00CF4AFE" w:rsidP="00210E54">
      <w:pPr>
        <w:spacing w:after="0"/>
        <w:ind w:left="1440"/>
        <w:rPr>
          <w:b/>
        </w:rPr>
      </w:pPr>
      <w:commentRangeStart w:id="15"/>
      <w:r w:rsidRPr="00B36885">
        <w:rPr>
          <w:rFonts w:eastAsia="Times New Roman"/>
          <w:i/>
          <w:szCs w:val="24"/>
          <w:lang w:eastAsia="es-ES_tradnl"/>
        </w:rPr>
        <w:t xml:space="preserve">La conceptualización de la Transferencia Solidaria también incluye el hacer por y con el sector cooperativo y la economía solidaria </w:t>
      </w:r>
      <w:r w:rsidR="00946AD3">
        <w:rPr>
          <w:rFonts w:eastAsia="Times New Roman"/>
          <w:i/>
          <w:szCs w:val="24"/>
          <w:lang w:eastAsia="es-ES_tradnl"/>
        </w:rPr>
        <w:t>gracias a</w:t>
      </w:r>
      <w:r w:rsidRPr="00B36885">
        <w:rPr>
          <w:rFonts w:eastAsia="Times New Roman"/>
          <w:i/>
          <w:szCs w:val="24"/>
          <w:lang w:eastAsia="es-ES_tradnl"/>
        </w:rPr>
        <w:t xml:space="preserve"> los procesos de integración, el vínculo con la comunidad y el territorio con el ánimo de hacer intervenciones que propicien su transformación y desarrollo. En este últ</w:t>
      </w:r>
      <w:r>
        <w:rPr>
          <w:rFonts w:eastAsia="Times New Roman"/>
          <w:i/>
          <w:szCs w:val="24"/>
          <w:lang w:eastAsia="es-ES_tradnl"/>
        </w:rPr>
        <w:t>i</w:t>
      </w:r>
      <w:r w:rsidRPr="00B36885">
        <w:rPr>
          <w:rFonts w:eastAsia="Times New Roman"/>
          <w:i/>
          <w:szCs w:val="24"/>
          <w:lang w:eastAsia="es-ES_tradnl"/>
        </w:rPr>
        <w:t xml:space="preserve">mo caso son relevantes los proyectos de construcción de vivienda </w:t>
      </w:r>
      <w:r w:rsidR="00946AD3">
        <w:rPr>
          <w:rFonts w:eastAsia="Times New Roman"/>
          <w:i/>
          <w:szCs w:val="24"/>
          <w:lang w:eastAsia="es-ES_tradnl"/>
        </w:rPr>
        <w:t>con</w:t>
      </w:r>
      <w:r w:rsidRPr="00B36885">
        <w:rPr>
          <w:rFonts w:eastAsia="Times New Roman"/>
          <w:i/>
          <w:szCs w:val="24"/>
          <w:lang w:eastAsia="es-ES_tradnl"/>
        </w:rPr>
        <w:t xml:space="preserve"> las intervenciones de Sólida y las alianzas con los constructores. Otro tema no menos importante en relación con el territorio es la acción</w:t>
      </w:r>
      <w:r>
        <w:rPr>
          <w:rFonts w:eastAsia="Times New Roman"/>
          <w:i/>
          <w:szCs w:val="24"/>
          <w:lang w:eastAsia="es-ES_tradnl"/>
        </w:rPr>
        <w:t xml:space="preserve"> </w:t>
      </w:r>
      <w:r w:rsidRPr="00B36885">
        <w:rPr>
          <w:rFonts w:eastAsia="Times New Roman"/>
          <w:i/>
          <w:szCs w:val="24"/>
          <w:lang w:eastAsia="es-ES_tradnl"/>
        </w:rPr>
        <w:t xml:space="preserve">coordinada con organizaciones sociales y comunitarias en la estrategia de los círculos virtuosos, de la cual es modelo y </w:t>
      </w:r>
      <w:r w:rsidRPr="00B36885">
        <w:rPr>
          <w:rFonts w:eastAsia="Times New Roman"/>
          <w:i/>
          <w:szCs w:val="24"/>
          <w:lang w:eastAsia="es-ES_tradnl"/>
        </w:rPr>
        <w:lastRenderedPageBreak/>
        <w:t>expresión la organización de los acueductos veredales.</w:t>
      </w:r>
      <w:r>
        <w:rPr>
          <w:rFonts w:eastAsia="Times New Roman"/>
          <w:i/>
          <w:szCs w:val="24"/>
          <w:lang w:eastAsia="es-ES_tradnl"/>
        </w:rPr>
        <w:t xml:space="preserve"> </w:t>
      </w:r>
      <w:r w:rsidRPr="00B36885">
        <w:rPr>
          <w:rFonts w:eastAsia="Times New Roman"/>
          <w:i/>
          <w:szCs w:val="24"/>
          <w:lang w:eastAsia="es-ES_tradnl"/>
        </w:rPr>
        <w:t xml:space="preserve">La densidad, la forma y sentido de la vida en Confiar está en la historia de la realización y revelación de sus actos cotidianos como una verdad incontrovertible, cuya huella abre los caminos para el </w:t>
      </w:r>
      <w:r w:rsidR="00163DD0">
        <w:rPr>
          <w:rFonts w:eastAsia="Times New Roman"/>
          <w:i/>
          <w:szCs w:val="24"/>
          <w:lang w:eastAsia="es-ES_tradnl"/>
        </w:rPr>
        <w:t>b</w:t>
      </w:r>
      <w:r w:rsidR="00163DD0" w:rsidRPr="00B36885">
        <w:rPr>
          <w:rFonts w:eastAsia="Times New Roman"/>
          <w:i/>
          <w:szCs w:val="24"/>
          <w:lang w:eastAsia="es-ES_tradnl"/>
        </w:rPr>
        <w:t>ienvivir</w:t>
      </w:r>
      <w:r w:rsidRPr="00B36885">
        <w:rPr>
          <w:rFonts w:eastAsia="Times New Roman"/>
          <w:i/>
          <w:szCs w:val="24"/>
          <w:lang w:eastAsia="es-ES_tradnl"/>
        </w:rPr>
        <w:t xml:space="preserve">.  </w:t>
      </w:r>
      <w:commentRangeEnd w:id="15"/>
      <w:r w:rsidR="00210E54">
        <w:rPr>
          <w:rStyle w:val="Refdecomentario"/>
        </w:rPr>
        <w:commentReference w:id="15"/>
      </w:r>
    </w:p>
    <w:p w14:paraId="727A3B3B" w14:textId="77777777" w:rsidR="00B92B64" w:rsidRDefault="00B92B64" w:rsidP="00210E54">
      <w:pPr>
        <w:spacing w:after="0"/>
        <w:ind w:left="1080"/>
        <w:jc w:val="left"/>
      </w:pPr>
    </w:p>
    <w:p w14:paraId="563F4656" w14:textId="46EC81E0" w:rsidR="000548A9" w:rsidRDefault="005E55CE" w:rsidP="00210E54">
      <w:pPr>
        <w:ind w:left="1080"/>
      </w:pPr>
      <w:commentRangeStart w:id="16"/>
      <w:r>
        <w:rPr>
          <w:noProof/>
          <w:lang w:val="en-US"/>
        </w:rPr>
        <mc:AlternateContent>
          <mc:Choice Requires="wps">
            <w:drawing>
              <wp:anchor distT="0" distB="0" distL="114300" distR="114300" simplePos="0" relativeHeight="251674624" behindDoc="1" locked="0" layoutInCell="1" allowOverlap="1" wp14:anchorId="554689FD" wp14:editId="0089F0EE">
                <wp:simplePos x="0" y="0"/>
                <wp:positionH relativeFrom="margin">
                  <wp:align>right</wp:align>
                </wp:positionH>
                <wp:positionV relativeFrom="paragraph">
                  <wp:posOffset>2249805</wp:posOffset>
                </wp:positionV>
                <wp:extent cx="2844800" cy="267335"/>
                <wp:effectExtent l="0" t="0" r="0" b="0"/>
                <wp:wrapTight wrapText="bothSides">
                  <wp:wrapPolygon edited="0">
                    <wp:start x="0" y="0"/>
                    <wp:lineTo x="0" y="20010"/>
                    <wp:lineTo x="21407" y="20010"/>
                    <wp:lineTo x="21407" y="0"/>
                    <wp:lineTo x="0" y="0"/>
                  </wp:wrapPolygon>
                </wp:wrapTight>
                <wp:docPr id="32" name="Cuadro de tex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44800" cy="267335"/>
                        </a:xfrm>
                        <a:prstGeom prst="rect">
                          <a:avLst/>
                        </a:prstGeom>
                        <a:solidFill>
                          <a:prstClr val="white"/>
                        </a:solidFill>
                        <a:ln>
                          <a:noFill/>
                        </a:ln>
                        <a:effectLst/>
                      </wps:spPr>
                      <wps:txbx>
                        <w:txbxContent>
                          <w:p w14:paraId="3EA0E57F" w14:textId="77777777" w:rsidR="00CD6BE7" w:rsidRPr="00FF2967" w:rsidRDefault="00CD6BE7" w:rsidP="00D24FDE">
                            <w:pPr>
                              <w:pStyle w:val="Descripcin"/>
                              <w:jc w:val="center"/>
                              <w:rPr>
                                <w:noProof/>
                              </w:rPr>
                            </w:pPr>
                            <w:r>
                              <w:t xml:space="preserve">Imagen </w:t>
                            </w:r>
                            <w:r>
                              <w:rPr>
                                <w:noProof/>
                              </w:rPr>
                              <w:fldChar w:fldCharType="begin"/>
                            </w:r>
                            <w:r>
                              <w:rPr>
                                <w:noProof/>
                              </w:rPr>
                              <w:instrText xml:space="preserve"> SEQ Imagen \* ARABIC </w:instrText>
                            </w:r>
                            <w:r>
                              <w:rPr>
                                <w:noProof/>
                              </w:rPr>
                              <w:fldChar w:fldCharType="separate"/>
                            </w:r>
                            <w:r w:rsidR="00FC6D55">
                              <w:rPr>
                                <w:noProof/>
                              </w:rPr>
                              <w:t>6</w:t>
                            </w:r>
                            <w:r>
                              <w:rPr>
                                <w:noProof/>
                              </w:rPr>
                              <w:fldChar w:fldCharType="end"/>
                            </w:r>
                            <w:r>
                              <w:t xml:space="preserve">. </w:t>
                            </w:r>
                            <w:r w:rsidRPr="00264916">
                              <w:t>Círculos virtuosos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54689FD" id="Cuadro de texto 32" o:spid="_x0000_s1030" type="#_x0000_t202" style="position:absolute;left:0;text-align:left;margin-left:172.8pt;margin-top:177.15pt;width:224pt;height:21.05pt;z-index:-251641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" stroked="f">
                <v:path arrowok="t"/>
                <v:textbox style="mso-fit-shape-to-text:t" inset="0,0,0,0">
                  <w:txbxContent>
                    <w:p w14:paraId="3EA0E57F" w14:textId="77777777" w:rsidR="00CD6BE7" w:rsidRPr="00FF2967" w:rsidRDefault="00CD6BE7" w:rsidP="00D24FDE">
                      <w:pPr>
                        <w:pStyle w:val="Descripcin"/>
                        <w:jc w:val="center"/>
                        <w:rPr>
                          <w:noProof/>
                        </w:rPr>
                      </w:pPr>
                      <w:r>
                        <w:t xml:space="preserve">Imagen </w:t>
                      </w:r>
                      <w:r>
                        <w:rPr>
                          <w:noProof/>
                        </w:rPr>
                        <w:fldChar w:fldCharType="begin"/>
                      </w:r>
                      <w:r>
                        <w:rPr>
                          <w:noProof/>
                        </w:rPr>
                        <w:instrText xml:space="preserve"> SEQ Imagen \* ARABIC </w:instrText>
                      </w:r>
                      <w:r>
                        <w:rPr>
                          <w:noProof/>
                        </w:rPr>
                        <w:fldChar w:fldCharType="separate"/>
                      </w:r>
                      <w:r w:rsidR="00FC6D55">
                        <w:rPr>
                          <w:noProof/>
                        </w:rPr>
                        <w:t>6</w:t>
                      </w:r>
                      <w:r>
                        <w:rPr>
                          <w:noProof/>
                        </w:rPr>
                        <w:fldChar w:fldCharType="end"/>
                      </w:r>
                      <w:r>
                        <w:t xml:space="preserve">. </w:t>
                      </w:r>
                      <w:r w:rsidRPr="00264916">
                        <w:t>Círculos virtuosos (2019)</w:t>
                      </w:r>
                    </w:p>
                  </w:txbxContent>
                </v:textbox>
                <w10:wrap type="tight" anchorx="margin"/>
              </v:shape>
            </w:pict>
          </mc:Fallback>
        </mc:AlternateContent>
      </w:r>
      <w:r w:rsidR="00924DCC">
        <w:rPr>
          <w:noProof/>
          <w:lang w:val="en-US"/>
        </w:rPr>
        <w:drawing>
          <wp:anchor distT="0" distB="0" distL="114300" distR="114300" simplePos="0" relativeHeight="251672576" behindDoc="1" locked="0" layoutInCell="1" allowOverlap="1" wp14:anchorId="0E289770" wp14:editId="46466613">
            <wp:simplePos x="0" y="0"/>
            <wp:positionH relativeFrom="margin">
              <wp:align>right</wp:align>
            </wp:positionH>
            <wp:positionV relativeFrom="paragraph">
              <wp:posOffset>13335</wp:posOffset>
            </wp:positionV>
            <wp:extent cx="2844800" cy="2133600"/>
            <wp:effectExtent l="0" t="0" r="0" b="0"/>
            <wp:wrapTight wrapText="bothSides">
              <wp:wrapPolygon edited="0">
                <wp:start x="0" y="0"/>
                <wp:lineTo x="0" y="21407"/>
                <wp:lineTo x="21407" y="21407"/>
                <wp:lineTo x="21407" y="0"/>
                <wp:lineTo x="0" y="0"/>
              </wp:wrapPolygon>
            </wp:wrapTight>
            <wp:docPr id="30" name="Imagen 30" descr="Resultado de imagen para cÃ­rculo solid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Ã­rculo solidari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4800" cy="2133600"/>
                    </a:xfrm>
                    <a:prstGeom prst="rect">
                      <a:avLst/>
                    </a:prstGeom>
                    <a:noFill/>
                    <a:ln>
                      <a:noFill/>
                    </a:ln>
                  </pic:spPr>
                </pic:pic>
              </a:graphicData>
            </a:graphic>
          </wp:anchor>
        </w:drawing>
      </w:r>
      <w:commentRangeEnd w:id="16"/>
      <w:r w:rsidR="00D24FDE">
        <w:rPr>
          <w:rStyle w:val="Refdecomentario"/>
        </w:rPr>
        <w:commentReference w:id="16"/>
      </w:r>
      <w:r w:rsidR="000548A9">
        <w:t>En Confiar las redes y las alianzas con organizaciones comunitarias y sociales para la defensa de la vida, del agua, de la tierra</w:t>
      </w:r>
      <w:r w:rsidR="00A73D96">
        <w:t xml:space="preserve"> y</w:t>
      </w:r>
      <w:r w:rsidR="000548A9">
        <w:t xml:space="preserve"> de los derechos</w:t>
      </w:r>
      <w:r w:rsidR="00A73D96">
        <w:t>,</w:t>
      </w:r>
      <w:r w:rsidR="000548A9">
        <w:t xml:space="preserve"> es la concreción de la apuesta por el fortalecimiento del tejido social y de los circuitos solidarios. Asimismo, entende</w:t>
      </w:r>
      <w:r w:rsidR="00A73D96">
        <w:t>mos que la dimensión simbólica de las construcciones de territorios más solidarios y sostenibles se da cuando</w:t>
      </w:r>
      <w:r w:rsidR="000548A9">
        <w:t xml:space="preserve"> todos los actores y todas las organizaciones tejen relaciones económicas para garantizar la vida, y </w:t>
      </w:r>
      <w:r w:rsidR="00A73D96">
        <w:t>cuando</w:t>
      </w:r>
      <w:r w:rsidR="000548A9">
        <w:t xml:space="preserve"> se dan relaciones desde la reciprocidad, el intercambio, el apoyo mutuo, la transferencia solidaria y el reconocimiento de las diversidades. </w:t>
      </w:r>
      <w:r w:rsidR="00A73D96">
        <w:t>Esta es u</w:t>
      </w:r>
      <w:r w:rsidR="000548A9">
        <w:t>na necesidad ética y política imprescindible.</w:t>
      </w:r>
    </w:p>
    <w:p w14:paraId="547A2D7A" w14:textId="77777777" w:rsidR="000548A9" w:rsidRPr="001F5900" w:rsidRDefault="000548A9" w:rsidP="00F5046D">
      <w:pPr>
        <w:pStyle w:val="Prrafodelista"/>
        <w:ind w:left="1440"/>
        <w:rPr>
          <w:b/>
        </w:rPr>
      </w:pPr>
    </w:p>
    <w:p w14:paraId="6E2F9229" w14:textId="77777777" w:rsidR="00F5046D" w:rsidRPr="001F5900" w:rsidRDefault="00F5046D" w:rsidP="00B92B64">
      <w:pPr>
        <w:pStyle w:val="Ttulo2"/>
      </w:pPr>
      <w:bookmarkStart w:id="17" w:name="_Toc10479483"/>
      <w:r w:rsidRPr="001F5900">
        <w:t>Dimensión cultural</w:t>
      </w:r>
      <w:bookmarkEnd w:id="17"/>
    </w:p>
    <w:p w14:paraId="32071DDD" w14:textId="77777777" w:rsidR="00F5046D" w:rsidRDefault="00F5046D" w:rsidP="001D0E0D">
      <w:pPr>
        <w:ind w:left="360"/>
      </w:pPr>
    </w:p>
    <w:p w14:paraId="56118193" w14:textId="77777777" w:rsidR="000548A9" w:rsidRDefault="001D0E0D" w:rsidP="00210E54">
      <w:r>
        <w:t xml:space="preserve">La dimensión cultural para Confiar está </w:t>
      </w:r>
      <w:r w:rsidR="00DF6707">
        <w:t>definida</w:t>
      </w:r>
      <w:r>
        <w:t xml:space="preserve"> por la promoción, divulgación y creación de estrategias artísticas y culturales</w:t>
      </w:r>
      <w:r w:rsidR="00DF6707">
        <w:t xml:space="preserve"> que tienen como propósito </w:t>
      </w:r>
      <w:r>
        <w:t xml:space="preserve">fortalecer </w:t>
      </w:r>
      <w:r w:rsidR="00BE0E39">
        <w:t xml:space="preserve">el intercambio de ideas y de proyectos colectivos en los territorios, </w:t>
      </w:r>
      <w:r>
        <w:t>activar el</w:t>
      </w:r>
      <w:r w:rsidRPr="001D0E0D">
        <w:t xml:space="preserve"> pensamiento crítico </w:t>
      </w:r>
      <w:r w:rsidR="00BE0E39">
        <w:t xml:space="preserve">y </w:t>
      </w:r>
      <w:r w:rsidRPr="001D0E0D">
        <w:t>aportar a la transformación social</w:t>
      </w:r>
      <w:r w:rsidR="00BE0E39">
        <w:t>.</w:t>
      </w:r>
    </w:p>
    <w:p w14:paraId="78A4B985" w14:textId="77777777" w:rsidR="000548A9" w:rsidRDefault="000548A9" w:rsidP="00210E54">
      <w:r>
        <w:t>Además, Confiar en sí misma representa una expresión cultural del pensamiento solidario, no son las manifestaciones artísticas</w:t>
      </w:r>
      <w:r w:rsidR="0004108D">
        <w:t xml:space="preserve"> como mero espectáculo,</w:t>
      </w:r>
      <w:r>
        <w:t xml:space="preserve"> sino c</w:t>
      </w:r>
      <w:r w:rsidR="00A73D96">
        <w:t>ó</w:t>
      </w:r>
      <w:r>
        <w:t>mo</w:t>
      </w:r>
      <w:r w:rsidR="00A73D96">
        <w:t>,</w:t>
      </w:r>
      <w:r>
        <w:t xml:space="preserve"> a través de ellas</w:t>
      </w:r>
      <w:r w:rsidR="00A73D96">
        <w:t xml:space="preserve"> (</w:t>
      </w:r>
      <w:r>
        <w:t xml:space="preserve">el arte, la literatura, la música, </w:t>
      </w:r>
      <w:r w:rsidR="00A73D96">
        <w:t>el</w:t>
      </w:r>
      <w:r>
        <w:t xml:space="preserve"> teatro, la danza, la escritura</w:t>
      </w:r>
      <w:r w:rsidR="00A73D96">
        <w:t>, etcétera)</w:t>
      </w:r>
      <w:r>
        <w:t xml:space="preserve"> </w:t>
      </w:r>
      <w:r w:rsidR="0004108D">
        <w:t>se pueden</w:t>
      </w:r>
      <w:r>
        <w:t xml:space="preserve"> instalar lógicas distintas a las hegemónicas</w:t>
      </w:r>
      <w:r w:rsidR="0004108D">
        <w:t>,</w:t>
      </w:r>
      <w:r>
        <w:t xml:space="preserve"> y posibilidades de transformación del pensamiento hacia un</w:t>
      </w:r>
      <w:r w:rsidR="00A73D96">
        <w:t xml:space="preserve">o </w:t>
      </w:r>
      <w:r>
        <w:t>más solidario</w:t>
      </w:r>
      <w:r w:rsidR="0004108D">
        <w:t>, fraterno y cooperativo</w:t>
      </w:r>
      <w:r>
        <w:t>.</w:t>
      </w:r>
    </w:p>
    <w:p w14:paraId="626E0A57" w14:textId="77777777" w:rsidR="001D0E0D" w:rsidRDefault="008D6806" w:rsidP="00D24FDE">
      <w:pPr>
        <w:pStyle w:val="Conexin"/>
      </w:pPr>
      <w:r>
        <w:t xml:space="preserve">Veamos los componentes de la dimensión cultural para nuestra </w:t>
      </w:r>
      <w:r w:rsidR="00A73D96">
        <w:t>C</w:t>
      </w:r>
      <w:r>
        <w:t>oop</w:t>
      </w:r>
      <w:r w:rsidR="00DF6707">
        <w:t>e</w:t>
      </w:r>
      <w:r>
        <w:t>rativa:</w:t>
      </w:r>
    </w:p>
    <w:p w14:paraId="328FA285" w14:textId="77777777" w:rsidR="00CF4AFE" w:rsidRDefault="00CF4AFE" w:rsidP="00CF4AFE"/>
    <w:p w14:paraId="4B5A85E8" w14:textId="77777777" w:rsidR="00D24FDE" w:rsidRDefault="00D24FDE" w:rsidP="00CF4AFE"/>
    <w:p w14:paraId="6ACFFAF5" w14:textId="77777777" w:rsidR="00D24FDE" w:rsidRDefault="00D24FDE" w:rsidP="00CF4AFE"/>
    <w:p w14:paraId="47DB7580" w14:textId="77777777" w:rsidR="00D24FDE" w:rsidRDefault="00D24FDE" w:rsidP="00CF4AFE"/>
    <w:p w14:paraId="493789F0" w14:textId="77777777" w:rsidR="00D24FDE" w:rsidRDefault="00D24FDE" w:rsidP="00CF4AFE"/>
    <w:p w14:paraId="72B39F3D" w14:textId="77777777" w:rsidR="00D24FDE" w:rsidRDefault="00D24FDE" w:rsidP="00CF4AFE"/>
    <w:p w14:paraId="6FF0EC4E" w14:textId="77777777" w:rsidR="00D24FDE" w:rsidRDefault="00D24FDE" w:rsidP="00CF4AFE"/>
    <w:p w14:paraId="08A66400" w14:textId="77777777" w:rsidR="00D24FDE" w:rsidRDefault="00D24FDE" w:rsidP="00CF4AFE"/>
    <w:p w14:paraId="72570A9F" w14:textId="77777777" w:rsidR="00F5046D" w:rsidRDefault="00F5046D" w:rsidP="00210E54">
      <w:pPr>
        <w:pStyle w:val="Prrafodelista"/>
        <w:numPr>
          <w:ilvl w:val="0"/>
          <w:numId w:val="14"/>
        </w:numPr>
        <w:spacing w:after="0"/>
        <w:ind w:left="1260"/>
        <w:jc w:val="left"/>
        <w:rPr>
          <w:b/>
        </w:rPr>
      </w:pPr>
      <w:commentRangeStart w:id="18"/>
      <w:r w:rsidRPr="001D55FC">
        <w:rPr>
          <w:b/>
        </w:rPr>
        <w:t>Sello editorial</w:t>
      </w:r>
      <w:commentRangeEnd w:id="18"/>
      <w:r w:rsidR="00693654">
        <w:rPr>
          <w:rStyle w:val="Refdecomentario"/>
        </w:rPr>
        <w:commentReference w:id="18"/>
      </w:r>
    </w:p>
    <w:p w14:paraId="103F5F90" w14:textId="77777777" w:rsidR="00D24FDE" w:rsidRPr="00210E54" w:rsidRDefault="00D24FDE" w:rsidP="00210E54">
      <w:pPr>
        <w:spacing w:after="0"/>
        <w:ind w:left="1080"/>
        <w:jc w:val="left"/>
        <w:rPr>
          <w:b/>
        </w:rPr>
      </w:pPr>
    </w:p>
    <w:p w14:paraId="6A41DD12" w14:textId="2F528EE8" w:rsidR="00C76E00" w:rsidRPr="00C76E00" w:rsidRDefault="005E55CE" w:rsidP="00210E54">
      <w:pPr>
        <w:spacing w:after="0"/>
        <w:ind w:left="1440"/>
        <w:rPr>
          <w:b/>
        </w:rPr>
      </w:pPr>
      <w:commentRangeStart w:id="19"/>
      <w:r>
        <w:rPr>
          <w:noProof/>
          <w:lang w:val="en-US"/>
        </w:rPr>
        <mc:AlternateContent>
          <mc:Choice Requires="wps">
            <w:drawing>
              <wp:anchor distT="0" distB="0" distL="114300" distR="114300" simplePos="0" relativeHeight="251677696" behindDoc="1" locked="0" layoutInCell="1" allowOverlap="1" wp14:anchorId="15C6BE32" wp14:editId="1BDE042A">
                <wp:simplePos x="0" y="0"/>
                <wp:positionH relativeFrom="margin">
                  <wp:align>right</wp:align>
                </wp:positionH>
                <wp:positionV relativeFrom="paragraph">
                  <wp:posOffset>2799080</wp:posOffset>
                </wp:positionV>
                <wp:extent cx="2061845" cy="287020"/>
                <wp:effectExtent l="0" t="0" r="0" b="0"/>
                <wp:wrapTight wrapText="bothSides">
                  <wp:wrapPolygon edited="0">
                    <wp:start x="0" y="0"/>
                    <wp:lineTo x="0" y="20071"/>
                    <wp:lineTo x="21354" y="20071"/>
                    <wp:lineTo x="21354" y="0"/>
                    <wp:lineTo x="0" y="0"/>
                  </wp:wrapPolygon>
                </wp:wrapTight>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61845" cy="287020"/>
                        </a:xfrm>
                        <a:prstGeom prst="rect">
                          <a:avLst/>
                        </a:prstGeom>
                        <a:solidFill>
                          <a:prstClr val="white"/>
                        </a:solidFill>
                        <a:ln>
                          <a:noFill/>
                        </a:ln>
                        <a:effectLst/>
                      </wps:spPr>
                      <wps:txbx>
                        <w:txbxContent>
                          <w:p w14:paraId="032A0022" w14:textId="77777777" w:rsidR="00CD6BE7" w:rsidRPr="007C0421" w:rsidRDefault="00CD6BE7" w:rsidP="00D24FDE">
                            <w:pPr>
                              <w:pStyle w:val="Descripcin"/>
                              <w:jc w:val="center"/>
                              <w:rPr>
                                <w:noProof/>
                              </w:rPr>
                            </w:pPr>
                            <w:r>
                              <w:t xml:space="preserve">Imagen </w:t>
                            </w:r>
                            <w:r>
                              <w:rPr>
                                <w:noProof/>
                              </w:rPr>
                              <w:fldChar w:fldCharType="begin"/>
                            </w:r>
                            <w:r>
                              <w:rPr>
                                <w:noProof/>
                              </w:rPr>
                              <w:instrText xml:space="preserve"> SEQ Imagen \* ARABIC </w:instrText>
                            </w:r>
                            <w:r>
                              <w:rPr>
                                <w:noProof/>
                              </w:rPr>
                              <w:fldChar w:fldCharType="separate"/>
                            </w:r>
                            <w:r w:rsidR="00FC6D55">
                              <w:rPr>
                                <w:noProof/>
                              </w:rPr>
                              <w:t>7</w:t>
                            </w:r>
                            <w:r>
                              <w:rPr>
                                <w:noProof/>
                              </w:rPr>
                              <w:fldChar w:fldCharType="end"/>
                            </w:r>
                            <w:r>
                              <w:t>. Sello editorial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6BE32" id="Cuadro de texto 9" o:spid="_x0000_s1031" type="#_x0000_t202" style="position:absolute;left:0;text-align:left;margin-left:111.15pt;margin-top:220.4pt;width:162.35pt;height:22.6pt;z-index:-2516387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" stroked="f">
                <v:path arrowok="t"/>
                <v:textbox inset="0,0,0,0">
                  <w:txbxContent>
                    <w:p w14:paraId="032A0022" w14:textId="77777777" w:rsidR="00CD6BE7" w:rsidRPr="007C0421" w:rsidRDefault="00CD6BE7" w:rsidP="00D24FDE">
                      <w:pPr>
                        <w:pStyle w:val="Descripcin"/>
                        <w:jc w:val="center"/>
                        <w:rPr>
                          <w:noProof/>
                        </w:rPr>
                      </w:pPr>
                      <w:r>
                        <w:t xml:space="preserve">Imagen </w:t>
                      </w:r>
                      <w:r>
                        <w:rPr>
                          <w:noProof/>
                        </w:rPr>
                        <w:fldChar w:fldCharType="begin"/>
                      </w:r>
                      <w:r>
                        <w:rPr>
                          <w:noProof/>
                        </w:rPr>
                        <w:instrText xml:space="preserve"> SEQ Imagen \* ARABIC </w:instrText>
                      </w:r>
                      <w:r>
                        <w:rPr>
                          <w:noProof/>
                        </w:rPr>
                        <w:fldChar w:fldCharType="separate"/>
                      </w:r>
                      <w:r w:rsidR="00FC6D55">
                        <w:rPr>
                          <w:noProof/>
                        </w:rPr>
                        <w:t>7</w:t>
                      </w:r>
                      <w:r>
                        <w:rPr>
                          <w:noProof/>
                        </w:rPr>
                        <w:fldChar w:fldCharType="end"/>
                      </w:r>
                      <w:r>
                        <w:t>. Sello editorial (2019)</w:t>
                      </w:r>
                    </w:p>
                  </w:txbxContent>
                </v:textbox>
                <w10:wrap type="tight" anchorx="margin"/>
              </v:shape>
            </w:pict>
          </mc:Fallback>
        </mc:AlternateContent>
      </w:r>
      <w:r w:rsidR="00924DCC">
        <w:rPr>
          <w:noProof/>
          <w:lang w:val="en-US"/>
        </w:rPr>
        <w:drawing>
          <wp:anchor distT="0" distB="0" distL="114300" distR="114300" simplePos="0" relativeHeight="251675648" behindDoc="1" locked="0" layoutInCell="1" allowOverlap="1" wp14:anchorId="047B4F19" wp14:editId="099617C6">
            <wp:simplePos x="0" y="0"/>
            <wp:positionH relativeFrom="margin">
              <wp:posOffset>4794885</wp:posOffset>
            </wp:positionH>
            <wp:positionV relativeFrom="paragraph">
              <wp:posOffset>13335</wp:posOffset>
            </wp:positionV>
            <wp:extent cx="1969135" cy="2707005"/>
            <wp:effectExtent l="0" t="0" r="0" b="0"/>
            <wp:wrapTight wrapText="bothSides">
              <wp:wrapPolygon edited="0">
                <wp:start x="0" y="0"/>
                <wp:lineTo x="0" y="21433"/>
                <wp:lineTo x="21314" y="21433"/>
                <wp:lineTo x="21314"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Lectura, Libro, NiÃ±a, Mujer, Personas, Sol, Verano"/>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969135" cy="2707005"/>
                    </a:xfrm>
                    <a:prstGeom prst="rect">
                      <a:avLst/>
                    </a:prstGeom>
                    <a:noFill/>
                    <a:ln>
                      <a:noFill/>
                    </a:ln>
                  </pic:spPr>
                </pic:pic>
              </a:graphicData>
            </a:graphic>
          </wp:anchor>
        </w:drawing>
      </w:r>
      <w:commentRangeEnd w:id="19"/>
      <w:r w:rsidR="00D24FDE">
        <w:rPr>
          <w:rStyle w:val="Refdecomentario"/>
        </w:rPr>
        <w:commentReference w:id="19"/>
      </w:r>
      <w:commentRangeStart w:id="20"/>
      <w:r w:rsidR="00210E54" w:rsidRPr="0056202F">
        <w:rPr>
          <w:i/>
        </w:rPr>
        <w:t xml:space="preserve">Entre los aportes a la educación y la cultura se dio vía libre a una iniciativa de fomento a la lectura con la creación de la Línea Editorial, consecuente con los caminos de reflexión trazados. En 2003 se entregó gratuitamente el primer libro con la edición del texto </w:t>
      </w:r>
      <w:r w:rsidR="00210E54" w:rsidRPr="0056202F">
        <w:rPr>
          <w:b/>
          <w:i/>
        </w:rPr>
        <w:t>Cuentos y semblanzas del trabajo</w:t>
      </w:r>
      <w:r w:rsidR="00210E54" w:rsidRPr="0056202F">
        <w:rPr>
          <w:i/>
        </w:rPr>
        <w:t>, selección del maestro Elkin Obregón</w:t>
      </w:r>
      <w:r w:rsidR="00CA7A93">
        <w:rPr>
          <w:i/>
        </w:rPr>
        <w:t xml:space="preserve"> y</w:t>
      </w:r>
      <w:r w:rsidR="00CA7A93" w:rsidRPr="0056202F">
        <w:rPr>
          <w:i/>
        </w:rPr>
        <w:t xml:space="preserve"> </w:t>
      </w:r>
      <w:r w:rsidR="00210E54" w:rsidRPr="0056202F">
        <w:rPr>
          <w:i/>
        </w:rPr>
        <w:t xml:space="preserve">que tuvo un tiraje de 5.000 ejemplares para entregar a la comunidad asociada y a las instituciones culturales y educativas. Una acción de gran acogida en el medio por </w:t>
      </w:r>
      <w:r w:rsidR="00210E54" w:rsidRPr="0056202F">
        <w:rPr>
          <w:b/>
          <w:i/>
        </w:rPr>
        <w:t>su incidencia en la democratización del acceso a la lectura y por su intención de estimular esa necesidad del espíritu</w:t>
      </w:r>
      <w:r w:rsidR="00210E54" w:rsidRPr="0056202F">
        <w:rPr>
          <w:i/>
        </w:rPr>
        <w:t>, que como enfatizó Federico García Lorca, satisface el hambre de saber. La posibilidad de tener un libro entre las manos era la manera de llegar a miles de hogares para compartir en la intimidad de la sala, el estudio o la almohada, los temas concebidos y pensados para darle a la lectura esa dosis de disfrute que permite tanto la alegría de leer y sumar, a la vez, una lectura crítica de la sociedad, que lleve a adquirir una conciencia de comprensión de la realidad.</w:t>
      </w:r>
      <w:commentRangeEnd w:id="20"/>
      <w:r w:rsidR="00210E54">
        <w:rPr>
          <w:rStyle w:val="Refdecomentario"/>
        </w:rPr>
        <w:commentReference w:id="20"/>
      </w:r>
    </w:p>
    <w:p w14:paraId="7BCAD97F" w14:textId="77777777" w:rsidR="00657377" w:rsidRDefault="00657377" w:rsidP="00456675">
      <w:pPr>
        <w:spacing w:after="0"/>
        <w:jc w:val="left"/>
      </w:pPr>
    </w:p>
    <w:p w14:paraId="3006D4CC" w14:textId="77777777" w:rsidR="00FC6018" w:rsidRDefault="00F5046D" w:rsidP="00210E54">
      <w:pPr>
        <w:pStyle w:val="Prrafodelista"/>
        <w:numPr>
          <w:ilvl w:val="0"/>
          <w:numId w:val="14"/>
        </w:numPr>
        <w:spacing w:after="0"/>
        <w:ind w:left="1260"/>
        <w:jc w:val="left"/>
        <w:rPr>
          <w:b/>
        </w:rPr>
      </w:pPr>
      <w:r w:rsidRPr="001D55FC">
        <w:rPr>
          <w:b/>
        </w:rPr>
        <w:t>Bazar de la Confianza</w:t>
      </w:r>
    </w:p>
    <w:p w14:paraId="111E7319" w14:textId="77777777" w:rsidR="00210E54" w:rsidRDefault="00210E54" w:rsidP="00210E54">
      <w:pPr>
        <w:pStyle w:val="Prrafodelista"/>
        <w:spacing w:after="0"/>
        <w:ind w:left="1440"/>
        <w:jc w:val="left"/>
        <w:rPr>
          <w:b/>
        </w:rPr>
      </w:pPr>
    </w:p>
    <w:p w14:paraId="58324984" w14:textId="3AC330BB" w:rsidR="008D6806" w:rsidRDefault="005E55CE" w:rsidP="00210E54">
      <w:pPr>
        <w:spacing w:after="0"/>
        <w:ind w:left="1440"/>
        <w:rPr>
          <w:rFonts w:eastAsia="Times New Roman"/>
          <w:i/>
          <w:szCs w:val="30"/>
          <w:lang w:eastAsia="es-ES_tradnl"/>
        </w:rPr>
      </w:pPr>
      <w:commentRangeStart w:id="21"/>
      <w:r>
        <w:rPr>
          <w:noProof/>
          <w:lang w:val="en-US"/>
        </w:rPr>
        <mc:AlternateContent>
          <mc:Choice Requires="wps">
            <w:drawing>
              <wp:anchor distT="0" distB="0" distL="114300" distR="114300" simplePos="0" relativeHeight="251680768" behindDoc="1" locked="0" layoutInCell="1" allowOverlap="1" wp14:anchorId="5E1AC86A" wp14:editId="69BE0B44">
                <wp:simplePos x="0" y="0"/>
                <wp:positionH relativeFrom="column">
                  <wp:posOffset>3481070</wp:posOffset>
                </wp:positionH>
                <wp:positionV relativeFrom="paragraph">
                  <wp:posOffset>2316480</wp:posOffset>
                </wp:positionV>
                <wp:extent cx="3376930" cy="267335"/>
                <wp:effectExtent l="0" t="0" r="0" b="0"/>
                <wp:wrapTight wrapText="bothSides">
                  <wp:wrapPolygon edited="0">
                    <wp:start x="0" y="0"/>
                    <wp:lineTo x="0" y="20010"/>
                    <wp:lineTo x="21446" y="20010"/>
                    <wp:lineTo x="21446" y="0"/>
                    <wp:lineTo x="0" y="0"/>
                  </wp:wrapPolygon>
                </wp:wrapTight>
                <wp:docPr id="15" name="Cuadro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76930" cy="267335"/>
                        </a:xfrm>
                        <a:prstGeom prst="rect">
                          <a:avLst/>
                        </a:prstGeom>
                        <a:solidFill>
                          <a:prstClr val="white"/>
                        </a:solidFill>
                        <a:ln>
                          <a:noFill/>
                        </a:ln>
                        <a:effectLst/>
                      </wps:spPr>
                      <wps:txbx>
                        <w:txbxContent>
                          <w:p w14:paraId="11386748" w14:textId="77777777" w:rsidR="00CD6BE7" w:rsidRPr="00244509" w:rsidRDefault="00CD6BE7" w:rsidP="002F2CE9">
                            <w:pPr>
                              <w:pStyle w:val="Descripcin"/>
                              <w:jc w:val="center"/>
                              <w:rPr>
                                <w:noProof/>
                              </w:rPr>
                            </w:pPr>
                            <w:r>
                              <w:t xml:space="preserve">Imagen </w:t>
                            </w:r>
                            <w:r>
                              <w:rPr>
                                <w:noProof/>
                              </w:rPr>
                              <w:fldChar w:fldCharType="begin"/>
                            </w:r>
                            <w:r>
                              <w:rPr>
                                <w:noProof/>
                              </w:rPr>
                              <w:instrText xml:space="preserve"> SEQ Imagen \* ARABIC </w:instrText>
                            </w:r>
                            <w:r>
                              <w:rPr>
                                <w:noProof/>
                              </w:rPr>
                              <w:fldChar w:fldCharType="separate"/>
                            </w:r>
                            <w:r w:rsidR="00FC6D55">
                              <w:rPr>
                                <w:noProof/>
                              </w:rPr>
                              <w:t>8</w:t>
                            </w:r>
                            <w:r>
                              <w:rPr>
                                <w:noProof/>
                              </w:rPr>
                              <w:fldChar w:fldCharType="end"/>
                            </w:r>
                            <w:r>
                              <w:t>. Bazar de la confianza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E1AC86A" id="Cuadro de texto 15" o:spid="_x0000_s1032" type="#_x0000_t202" style="position:absolute;left:0;text-align:left;margin-left:274.1pt;margin-top:182.4pt;width:265.9pt;height:21.0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" stroked="f">
                <v:path arrowok="t"/>
                <v:textbox style="mso-fit-shape-to-text:t" inset="0,0,0,0">
                  <w:txbxContent>
                    <w:p w14:paraId="11386748" w14:textId="77777777" w:rsidR="00CD6BE7" w:rsidRPr="00244509" w:rsidRDefault="00CD6BE7" w:rsidP="002F2CE9">
                      <w:pPr>
                        <w:pStyle w:val="Descripcin"/>
                        <w:jc w:val="center"/>
                        <w:rPr>
                          <w:noProof/>
                        </w:rPr>
                      </w:pPr>
                      <w:r>
                        <w:t xml:space="preserve">Imagen </w:t>
                      </w:r>
                      <w:r>
                        <w:rPr>
                          <w:noProof/>
                        </w:rPr>
                        <w:fldChar w:fldCharType="begin"/>
                      </w:r>
                      <w:r>
                        <w:rPr>
                          <w:noProof/>
                        </w:rPr>
                        <w:instrText xml:space="preserve"> SEQ Imagen \* ARABIC </w:instrText>
                      </w:r>
                      <w:r>
                        <w:rPr>
                          <w:noProof/>
                        </w:rPr>
                        <w:fldChar w:fldCharType="separate"/>
                      </w:r>
                      <w:r w:rsidR="00FC6D55">
                        <w:rPr>
                          <w:noProof/>
                        </w:rPr>
                        <w:t>8</w:t>
                      </w:r>
                      <w:r>
                        <w:rPr>
                          <w:noProof/>
                        </w:rPr>
                        <w:fldChar w:fldCharType="end"/>
                      </w:r>
                      <w:r>
                        <w:t>. Bazar de la confianza (2019)</w:t>
                      </w:r>
                    </w:p>
                  </w:txbxContent>
                </v:textbox>
                <w10:wrap type="tight"/>
              </v:shape>
            </w:pict>
          </mc:Fallback>
        </mc:AlternateContent>
      </w:r>
      <w:r w:rsidR="00657377">
        <w:rPr>
          <w:noProof/>
          <w:lang w:val="en-US"/>
        </w:rPr>
        <w:drawing>
          <wp:anchor distT="0" distB="0" distL="114300" distR="114300" simplePos="0" relativeHeight="251678720" behindDoc="1" locked="0" layoutInCell="1" allowOverlap="1" wp14:anchorId="44878145" wp14:editId="1D770A16">
            <wp:simplePos x="0" y="0"/>
            <wp:positionH relativeFrom="margin">
              <wp:align>right</wp:align>
            </wp:positionH>
            <wp:positionV relativeFrom="paragraph">
              <wp:posOffset>11430</wp:posOffset>
            </wp:positionV>
            <wp:extent cx="3377306" cy="2247900"/>
            <wp:effectExtent l="0" t="0" r="0" b="0"/>
            <wp:wrapTight wrapText="bothSides">
              <wp:wrapPolygon edited="0">
                <wp:start x="0" y="0"/>
                <wp:lineTo x="0" y="21417"/>
                <wp:lineTo x="21446" y="21417"/>
                <wp:lineTo x="21446"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77306" cy="2247900"/>
                    </a:xfrm>
                    <a:prstGeom prst="rect">
                      <a:avLst/>
                    </a:prstGeom>
                  </pic:spPr>
                </pic:pic>
              </a:graphicData>
            </a:graphic>
          </wp:anchor>
        </w:drawing>
      </w:r>
      <w:commentRangeEnd w:id="21"/>
      <w:r w:rsidR="002F2CE9">
        <w:rPr>
          <w:rStyle w:val="Refdecomentario"/>
        </w:rPr>
        <w:commentReference w:id="21"/>
      </w:r>
      <w:commentRangeStart w:id="22"/>
      <w:r w:rsidR="00210E54" w:rsidRPr="0056202F">
        <w:rPr>
          <w:rFonts w:eastAsia="Times New Roman"/>
          <w:i/>
          <w:szCs w:val="30"/>
          <w:lang w:eastAsia="es-ES_tradnl"/>
        </w:rPr>
        <w:t xml:space="preserve">El infaltable encuentro en el Bazar de la Confianza, una fiesta de ciudad, ocurre con el fin de presentar el protagonismo de sectores activos de la base social de nuestra Cooperativa, en especial de los jóvenes vinculados a los proyectos, las iniciativas productivas de todo tipo de poblaciones y la integración con las organizaciones sociales y </w:t>
      </w:r>
      <w:r w:rsidR="00210E54" w:rsidRPr="0056202F">
        <w:rPr>
          <w:rFonts w:eastAsia="Times New Roman"/>
          <w:i/>
          <w:szCs w:val="30"/>
          <w:lang w:eastAsia="es-ES_tradnl"/>
        </w:rPr>
        <w:t xml:space="preserve">entidades aliadas y, </w:t>
      </w:r>
      <w:r w:rsidR="00210E54" w:rsidRPr="0056202F">
        <w:rPr>
          <w:rFonts w:eastAsia="Times New Roman"/>
          <w:i/>
          <w:szCs w:val="30"/>
          <w:lang w:eastAsia="es-ES_tradnl"/>
        </w:rPr>
        <w:t>obviamente, los múltiples beneficios que se generan en el ejercicio cooperativo para atender las necesidades de vivienda, educación y acceso a la formación, la información y la cultura. Hechos que resaltan la vigencia y el vigor de la calidez institucional y dan cuenta de la sumatoria que ratifica ese compromiso cooperativo como parte del acompañamiento de los empleados en todos los frentes de servicio y va hasta la expansión de estas prácticas por todos los territorios y regiones</w:t>
      </w:r>
      <w:r w:rsidR="00210E54" w:rsidRPr="0056202F">
        <w:rPr>
          <w:rFonts w:eastAsia="Times New Roman"/>
          <w:szCs w:val="30"/>
          <w:lang w:eastAsia="es-ES_tradnl"/>
        </w:rPr>
        <w:t>.</w:t>
      </w:r>
      <w:commentRangeEnd w:id="22"/>
      <w:r w:rsidR="00210E54">
        <w:rPr>
          <w:rStyle w:val="Refdecomentario"/>
        </w:rPr>
        <w:commentReference w:id="22"/>
      </w:r>
    </w:p>
    <w:p w14:paraId="1C3B3914" w14:textId="77777777" w:rsidR="0056202F" w:rsidRDefault="0056202F" w:rsidP="00210E54">
      <w:pPr>
        <w:spacing w:after="0"/>
        <w:ind w:left="1080"/>
        <w:rPr>
          <w:rFonts w:eastAsia="Times New Roman"/>
          <w:i/>
          <w:szCs w:val="30"/>
          <w:lang w:eastAsia="es-ES_tradnl"/>
        </w:rPr>
      </w:pPr>
    </w:p>
    <w:p w14:paraId="27096BDD" w14:textId="77777777" w:rsidR="00F5046D" w:rsidRDefault="00F5046D" w:rsidP="00210E54">
      <w:pPr>
        <w:pStyle w:val="Prrafodelista"/>
        <w:numPr>
          <w:ilvl w:val="0"/>
          <w:numId w:val="14"/>
        </w:numPr>
        <w:spacing w:after="0"/>
        <w:ind w:left="1260"/>
        <w:jc w:val="left"/>
        <w:rPr>
          <w:b/>
        </w:rPr>
      </w:pPr>
      <w:r w:rsidRPr="001D55FC">
        <w:rPr>
          <w:b/>
        </w:rPr>
        <w:t>Mujeres Confiar</w:t>
      </w:r>
    </w:p>
    <w:p w14:paraId="2F7BCE95" w14:textId="77777777" w:rsidR="00C76E00" w:rsidRDefault="00C76E00" w:rsidP="00C76E00">
      <w:pPr>
        <w:spacing w:after="0"/>
        <w:jc w:val="left"/>
        <w:rPr>
          <w:b/>
        </w:rPr>
      </w:pPr>
    </w:p>
    <w:p w14:paraId="3BB1070A" w14:textId="77777777" w:rsidR="00210E54" w:rsidRPr="0056202F" w:rsidRDefault="00924DCC" w:rsidP="00210E54">
      <w:pPr>
        <w:spacing w:after="0"/>
        <w:ind w:left="1440"/>
        <w:rPr>
          <w:rFonts w:eastAsia="Times New Roman"/>
          <w:i/>
          <w:szCs w:val="24"/>
          <w:lang w:eastAsia="es-ES_tradnl"/>
        </w:rPr>
      </w:pPr>
      <w:commentRangeStart w:id="23"/>
      <w:r>
        <w:rPr>
          <w:noProof/>
          <w:lang w:val="en-US"/>
        </w:rPr>
        <w:drawing>
          <wp:anchor distT="0" distB="0" distL="114300" distR="114300" simplePos="0" relativeHeight="251681792" behindDoc="1" locked="0" layoutInCell="1" allowOverlap="1" wp14:anchorId="7ACAB58C" wp14:editId="4DA3A79B">
            <wp:simplePos x="0" y="0"/>
            <wp:positionH relativeFrom="margin">
              <wp:posOffset>3366770</wp:posOffset>
            </wp:positionH>
            <wp:positionV relativeFrom="paragraph">
              <wp:posOffset>8890</wp:posOffset>
            </wp:positionV>
            <wp:extent cx="3490595" cy="1981200"/>
            <wp:effectExtent l="0" t="0" r="0" b="0"/>
            <wp:wrapTight wrapText="bothSides">
              <wp:wrapPolygon edited="0">
                <wp:start x="0" y="0"/>
                <wp:lineTo x="0" y="21392"/>
                <wp:lineTo x="21455" y="21392"/>
                <wp:lineTo x="21455"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90595" cy="1981200"/>
                    </a:xfrm>
                    <a:prstGeom prst="rect">
                      <a:avLst/>
                    </a:prstGeom>
                  </pic:spPr>
                </pic:pic>
              </a:graphicData>
            </a:graphic>
          </wp:anchor>
        </w:drawing>
      </w:r>
      <w:commentRangeEnd w:id="23"/>
      <w:r w:rsidR="00A139D3">
        <w:rPr>
          <w:rStyle w:val="Refdecomentario"/>
        </w:rPr>
        <w:commentReference w:id="23"/>
      </w:r>
      <w:commentRangeStart w:id="24"/>
      <w:r w:rsidR="00210E54" w:rsidRPr="0056202F">
        <w:rPr>
          <w:rFonts w:eastAsia="Times New Roman"/>
          <w:i/>
          <w:szCs w:val="24"/>
          <w:lang w:eastAsia="es-ES_tradnl"/>
        </w:rPr>
        <w:t xml:space="preserve">La creación de la estrategia Mujeres Confiar, que se presentó en mayo de 2017, refleja justamente un compromiso y ejemplifica el destino y la dirección del aporte solidario en una estrategia de noble impacto que pone en marcha la valoración del papel de la mujer en la trasformación de la sociedad. El eje de este programa es un portal dedicado a difundir, formar, recopilar y destacar la labor de tantas mujeres que han contribuido con su labor, pensamiento y compromiso a dignificar la condición de la mujer y de las comunidades. El portal cuenta con un equipo dedicado a nutrir los contenidos textuales y audiovisuales en los que artículos, columnas y videos entregan un mosaico que alterna la información, las reseñas o los perfiles con colaboraciones, textos y ensayos, cuyo enfoque configura el orbe misional de la mujer en la cimentación de la sociedad. Las personalidades de María Tila Uribe, Aura López y Patricia Ariza, a quienes están dedicados bellos documentales, ejemplifican la intencionalidad de esta estrategia. Mujeres Confiar se enmarca en esa estética del compromiso y caracteriza la postura del cooperativizar en cuanto a innovar en las posibilidades del balance social, al construir un escenario para destacar los roles de la mujer, tanto en la trascendencia histórica o cultural como en el sorprendente universo de lo cotidiano. </w:t>
      </w:r>
      <w:commentRangeEnd w:id="24"/>
      <w:r w:rsidR="00210E54">
        <w:rPr>
          <w:rStyle w:val="Refdecomentario"/>
        </w:rPr>
        <w:commentReference w:id="24"/>
      </w:r>
    </w:p>
    <w:p w14:paraId="1167ED77" w14:textId="77777777" w:rsidR="00210E54" w:rsidRPr="00C76E00" w:rsidRDefault="00210E54" w:rsidP="00C76E00">
      <w:pPr>
        <w:spacing w:after="0"/>
        <w:jc w:val="left"/>
        <w:rPr>
          <w:b/>
        </w:rPr>
      </w:pPr>
    </w:p>
    <w:p w14:paraId="5B0DB81C" w14:textId="77777777" w:rsidR="00E55B6A" w:rsidRDefault="00E55B6A" w:rsidP="00E55B6A">
      <w:pPr>
        <w:pStyle w:val="Prrafodelista"/>
        <w:spacing w:after="0"/>
        <w:jc w:val="left"/>
      </w:pPr>
    </w:p>
    <w:p w14:paraId="385CE7C2" w14:textId="77777777" w:rsidR="00F5046D" w:rsidRDefault="00F5046D" w:rsidP="00210E54">
      <w:pPr>
        <w:pStyle w:val="Prrafodelista"/>
        <w:numPr>
          <w:ilvl w:val="0"/>
          <w:numId w:val="14"/>
        </w:numPr>
        <w:spacing w:after="0"/>
        <w:ind w:left="1260"/>
        <w:jc w:val="left"/>
        <w:rPr>
          <w:b/>
        </w:rPr>
      </w:pPr>
      <w:r w:rsidRPr="001D55FC">
        <w:rPr>
          <w:b/>
        </w:rPr>
        <w:t>Exposiciones y agenda cultural</w:t>
      </w:r>
    </w:p>
    <w:p w14:paraId="5F33D24B" w14:textId="77777777" w:rsidR="005A7F22" w:rsidRDefault="005A7F22" w:rsidP="00DF6707">
      <w:pPr>
        <w:spacing w:after="0"/>
        <w:jc w:val="left"/>
      </w:pPr>
    </w:p>
    <w:p w14:paraId="621778C3" w14:textId="5C008F06" w:rsidR="0004108D" w:rsidRDefault="00924DCC" w:rsidP="00210E54">
      <w:pPr>
        <w:spacing w:after="0"/>
        <w:ind w:left="1080"/>
      </w:pPr>
      <w:commentRangeStart w:id="25"/>
      <w:r>
        <w:rPr>
          <w:noProof/>
          <w:lang w:val="en-US"/>
        </w:rPr>
        <w:drawing>
          <wp:anchor distT="0" distB="0" distL="114300" distR="114300" simplePos="0" relativeHeight="251682816" behindDoc="1" locked="0" layoutInCell="1" allowOverlap="1" wp14:anchorId="1A61C6F1" wp14:editId="3419D907">
            <wp:simplePos x="0" y="0"/>
            <wp:positionH relativeFrom="margin">
              <wp:posOffset>3607435</wp:posOffset>
            </wp:positionH>
            <wp:positionV relativeFrom="paragraph">
              <wp:posOffset>27940</wp:posOffset>
            </wp:positionV>
            <wp:extent cx="3060700" cy="2295525"/>
            <wp:effectExtent l="0" t="0" r="6350" b="9525"/>
            <wp:wrapTight wrapText="bothSides">
              <wp:wrapPolygon edited="0">
                <wp:start x="0" y="0"/>
                <wp:lineTo x="0" y="21510"/>
                <wp:lineTo x="21510" y="21510"/>
                <wp:lineTo x="21510"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confiar.coop/img/uploads/article_sliders/Casa_2.jp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060700" cy="2295525"/>
                    </a:xfrm>
                    <a:prstGeom prst="rect">
                      <a:avLst/>
                    </a:prstGeom>
                    <a:noFill/>
                    <a:ln>
                      <a:noFill/>
                    </a:ln>
                  </pic:spPr>
                </pic:pic>
              </a:graphicData>
            </a:graphic>
          </wp:anchor>
        </w:drawing>
      </w:r>
      <w:commentRangeEnd w:id="25"/>
      <w:r w:rsidR="002F2CE9">
        <w:rPr>
          <w:rStyle w:val="Refdecomentario"/>
        </w:rPr>
        <w:commentReference w:id="25"/>
      </w:r>
      <w:r w:rsidR="005E55CE">
        <w:rPr>
          <w:noProof/>
          <w:lang w:val="en-US"/>
        </w:rPr>
        <mc:AlternateContent>
          <mc:Choice Requires="wps">
            <w:drawing>
              <wp:anchor distT="0" distB="0" distL="114300" distR="114300" simplePos="0" relativeHeight="251684864" behindDoc="1" locked="0" layoutInCell="1" allowOverlap="1" wp14:anchorId="5EA7B456" wp14:editId="5386232E">
                <wp:simplePos x="0" y="0"/>
                <wp:positionH relativeFrom="column">
                  <wp:posOffset>3414395</wp:posOffset>
                </wp:positionH>
                <wp:positionV relativeFrom="paragraph">
                  <wp:posOffset>2381250</wp:posOffset>
                </wp:positionV>
                <wp:extent cx="3442970" cy="267335"/>
                <wp:effectExtent l="0" t="0" r="5080" b="0"/>
                <wp:wrapTight wrapText="bothSides">
                  <wp:wrapPolygon edited="0">
                    <wp:start x="0" y="0"/>
                    <wp:lineTo x="0" y="20010"/>
                    <wp:lineTo x="21512" y="20010"/>
                    <wp:lineTo x="21512" y="0"/>
                    <wp:lineTo x="0" y="0"/>
                  </wp:wrapPolygon>
                </wp:wrapTight>
                <wp:docPr id="22" name="Cuadro de tex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42970" cy="267335"/>
                        </a:xfrm>
                        <a:prstGeom prst="rect">
                          <a:avLst/>
                        </a:prstGeom>
                        <a:solidFill>
                          <a:prstClr val="white"/>
                        </a:solidFill>
                        <a:ln>
                          <a:noFill/>
                        </a:ln>
                        <a:effectLst/>
                      </wps:spPr>
                      <wps:txbx>
                        <w:txbxContent>
                          <w:p w14:paraId="72B49354" w14:textId="77777777" w:rsidR="00CD6BE7" w:rsidRPr="009C235D" w:rsidRDefault="00CD6BE7" w:rsidP="002F2CE9">
                            <w:pPr>
                              <w:pStyle w:val="Descripcin"/>
                              <w:jc w:val="center"/>
                              <w:rPr>
                                <w:noProof/>
                              </w:rPr>
                            </w:pPr>
                            <w:r>
                              <w:t xml:space="preserve">Imagen </w:t>
                            </w:r>
                            <w:r>
                              <w:rPr>
                                <w:noProof/>
                              </w:rPr>
                              <w:fldChar w:fldCharType="begin"/>
                            </w:r>
                            <w:r>
                              <w:rPr>
                                <w:noProof/>
                              </w:rPr>
                              <w:instrText xml:space="preserve"> SEQ Imagen \* ARABIC </w:instrText>
                            </w:r>
                            <w:r>
                              <w:rPr>
                                <w:noProof/>
                              </w:rPr>
                              <w:fldChar w:fldCharType="separate"/>
                            </w:r>
                            <w:r w:rsidR="00FC6D55">
                              <w:rPr>
                                <w:noProof/>
                              </w:rPr>
                              <w:t>9</w:t>
                            </w:r>
                            <w:r>
                              <w:rPr>
                                <w:noProof/>
                              </w:rPr>
                              <w:fldChar w:fldCharType="end"/>
                            </w:r>
                            <w:r>
                              <w:t>. Exposiciones y agenda cultural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EA7B456" id="Cuadro de texto 22" o:spid="_x0000_s1033" type="#_x0000_t202" style="position:absolute;left:0;text-align:left;margin-left:268.85pt;margin-top:187.5pt;width:271.1pt;height:21.0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" stroked="f">
                <v:path arrowok="t"/>
                <v:textbox style="mso-fit-shape-to-text:t" inset="0,0,0,0">
                  <w:txbxContent>
                    <w:p w14:paraId="72B49354" w14:textId="77777777" w:rsidR="00CD6BE7" w:rsidRPr="009C235D" w:rsidRDefault="00CD6BE7" w:rsidP="002F2CE9">
                      <w:pPr>
                        <w:pStyle w:val="Descripcin"/>
                        <w:jc w:val="center"/>
                        <w:rPr>
                          <w:noProof/>
                        </w:rPr>
                      </w:pPr>
                      <w:r>
                        <w:t xml:space="preserve">Imagen </w:t>
                      </w:r>
                      <w:r>
                        <w:rPr>
                          <w:noProof/>
                        </w:rPr>
                        <w:fldChar w:fldCharType="begin"/>
                      </w:r>
                      <w:r>
                        <w:rPr>
                          <w:noProof/>
                        </w:rPr>
                        <w:instrText xml:space="preserve"> SEQ Imagen \* ARABIC </w:instrText>
                      </w:r>
                      <w:r>
                        <w:rPr>
                          <w:noProof/>
                        </w:rPr>
                        <w:fldChar w:fldCharType="separate"/>
                      </w:r>
                      <w:r w:rsidR="00FC6D55">
                        <w:rPr>
                          <w:noProof/>
                        </w:rPr>
                        <w:t>9</w:t>
                      </w:r>
                      <w:r>
                        <w:rPr>
                          <w:noProof/>
                        </w:rPr>
                        <w:fldChar w:fldCharType="end"/>
                      </w:r>
                      <w:r>
                        <w:t>. Exposiciones y agenda cultural (2019)</w:t>
                      </w:r>
                    </w:p>
                  </w:txbxContent>
                </v:textbox>
                <w10:wrap type="tight"/>
              </v:shape>
            </w:pict>
          </mc:Fallback>
        </mc:AlternateContent>
      </w:r>
      <w:r w:rsidR="005A5D9C">
        <w:t xml:space="preserve">La agenda cultural y las exposiciones tienen como propósito fortalecer el escenario de la cultura desde el pensamiento crítico, con un fuerte componente de circulación y de incidencia política desde las distintas expresiones artísticas existentes. </w:t>
      </w:r>
      <w:r w:rsidR="0004108D">
        <w:t>La Casa de la Cultura y la Cooperación,</w:t>
      </w:r>
      <w:r w:rsidR="0094181F">
        <w:t xml:space="preserve"> ubicada en Medellín,</w:t>
      </w:r>
      <w:r w:rsidR="0004108D">
        <w:t xml:space="preserve"> </w:t>
      </w:r>
      <w:r w:rsidR="0094181F">
        <w:t>es</w:t>
      </w:r>
      <w:r w:rsidR="0004108D">
        <w:t xml:space="preserve"> </w:t>
      </w:r>
      <w:r w:rsidR="00A73D96">
        <w:t>un</w:t>
      </w:r>
      <w:r w:rsidR="0004108D">
        <w:t xml:space="preserve"> espacio para tejer las apuestas educativas, culturales, las relaciones con otras organizaciones y colectivos, la realización de los foros y conversatorios</w:t>
      </w:r>
      <w:r w:rsidR="00F752C0">
        <w:t xml:space="preserve">. Es </w:t>
      </w:r>
      <w:r w:rsidR="0004108D">
        <w:t xml:space="preserve">la expresión arquitectónica de una apuesta </w:t>
      </w:r>
      <w:r w:rsidR="0004108D">
        <w:lastRenderedPageBreak/>
        <w:t>política y solidaria por una cultura diferente, transformadora y fecundadora de ideales de transformación.</w:t>
      </w:r>
    </w:p>
    <w:p w14:paraId="3980B1CC" w14:textId="77777777" w:rsidR="0094181F" w:rsidRDefault="0094181F" w:rsidP="00210E54">
      <w:pPr>
        <w:spacing w:after="0"/>
        <w:ind w:left="1080"/>
      </w:pPr>
    </w:p>
    <w:p w14:paraId="1931BA99" w14:textId="77777777" w:rsidR="00DF6707" w:rsidRDefault="0094181F" w:rsidP="00210E54">
      <w:pPr>
        <w:spacing w:after="0"/>
        <w:ind w:left="1080"/>
      </w:pPr>
      <w:r>
        <w:t>Sin embargo, estas apuestas se extienden mucho más allá de la Casa de la Cultura y del territorio de la capital antioqueña. Lo hemos logrado en forma de alianzas</w:t>
      </w:r>
      <w:r w:rsidR="00BC4407">
        <w:t xml:space="preserve"> con las organizaciones de esos municipios y barrios en los que logramos incidir con nuestro proyecto cooperativo</w:t>
      </w:r>
      <w:r w:rsidR="00F752C0">
        <w:t>, gracias a</w:t>
      </w:r>
      <w:r>
        <w:t xml:space="preserve"> un trabajo de divulgación en plataformas digitales</w:t>
      </w:r>
      <w:r w:rsidR="00BC4407">
        <w:t xml:space="preserve"> que permite el acceso al conocimiento y a los contenidos culturales y </w:t>
      </w:r>
      <w:r w:rsidR="00F752C0">
        <w:t>con</w:t>
      </w:r>
      <w:r w:rsidR="00BC4407">
        <w:t xml:space="preserve"> apoyos de diversa índole a la oferta artística y cultural en los territorios.</w:t>
      </w:r>
    </w:p>
    <w:p w14:paraId="23D0511B" w14:textId="77777777" w:rsidR="00DF6707" w:rsidRDefault="00DF6707" w:rsidP="00BC4407">
      <w:pPr>
        <w:spacing w:after="0"/>
        <w:jc w:val="left"/>
      </w:pPr>
    </w:p>
    <w:p w14:paraId="09C44444" w14:textId="77777777" w:rsidR="00F5046D" w:rsidRPr="001F5900" w:rsidRDefault="00F5046D" w:rsidP="00F5046D">
      <w:pPr>
        <w:ind w:left="1080"/>
        <w:rPr>
          <w:b/>
        </w:rPr>
      </w:pPr>
    </w:p>
    <w:p w14:paraId="497B94CF" w14:textId="77777777" w:rsidR="00F5046D" w:rsidRPr="001F5900" w:rsidRDefault="00F5046D" w:rsidP="00210E54">
      <w:pPr>
        <w:pStyle w:val="Ttulo2"/>
      </w:pPr>
      <w:bookmarkStart w:id="26" w:name="_Toc10479484"/>
      <w:r w:rsidRPr="001F5900">
        <w:t>Dimensión social</w:t>
      </w:r>
      <w:bookmarkEnd w:id="26"/>
    </w:p>
    <w:p w14:paraId="25089434" w14:textId="77777777" w:rsidR="00F5046D" w:rsidRDefault="00F5046D" w:rsidP="008F4B14">
      <w:pPr>
        <w:ind w:left="360"/>
      </w:pPr>
    </w:p>
    <w:p w14:paraId="552A61E9" w14:textId="77777777" w:rsidR="0004108D" w:rsidRDefault="008F4B14" w:rsidP="00210E54">
      <w:r w:rsidRPr="006E3144">
        <w:t xml:space="preserve">La dimensión social para Confiar abarca </w:t>
      </w:r>
      <w:r w:rsidRPr="002F2CE9">
        <w:t xml:space="preserve">un amplio </w:t>
      </w:r>
      <w:r w:rsidR="00C134B1" w:rsidRPr="002F2CE9">
        <w:t>paisaje de diversid</w:t>
      </w:r>
      <w:r w:rsidR="0047277E" w:rsidRPr="002F2CE9">
        <w:t>ades</w:t>
      </w:r>
      <w:r w:rsidR="0047277E" w:rsidRPr="006E3144">
        <w:t>. En la vida</w:t>
      </w:r>
      <w:r w:rsidR="0047277E">
        <w:t xml:space="preserve"> social se encuentran las principales motivaciones de Confiar para ser un proyecto político, </w:t>
      </w:r>
      <w:r w:rsidR="00BC4407">
        <w:t>pues</w:t>
      </w:r>
      <w:r w:rsidR="0047277E">
        <w:t xml:space="preserve"> nuestra necesidad de transformación y de cambio social nos llama a la movilización constante. Desde la observación y</w:t>
      </w:r>
      <w:r w:rsidR="00BE0784">
        <w:t xml:space="preserve"> la</w:t>
      </w:r>
      <w:r w:rsidR="0047277E">
        <w:t xml:space="preserve"> crítica de la realidad, proponemos nuevas visiones y la posibilidad de construir colectivamente un mundo alternativo</w:t>
      </w:r>
      <w:r w:rsidR="00273195">
        <w:t>. Así</w:t>
      </w:r>
      <w:r w:rsidR="0047277E">
        <w:t xml:space="preserve"> trabajamos en identificar las problemáticas y </w:t>
      </w:r>
      <w:r w:rsidR="00374C98">
        <w:t>nos articulamos a procesos educativos</w:t>
      </w:r>
      <w:r w:rsidR="0047277E">
        <w:t xml:space="preserve">, </w:t>
      </w:r>
      <w:r w:rsidR="00374C98">
        <w:t>culturales y artísticos</w:t>
      </w:r>
      <w:r w:rsidR="00273195">
        <w:t>. Laboramos</w:t>
      </w:r>
      <w:r w:rsidR="00374C98">
        <w:t xml:space="preserve"> de la mano con</w:t>
      </w:r>
      <w:r w:rsidR="0047277E">
        <w:t xml:space="preserve"> organizaciones de trayectoria política </w:t>
      </w:r>
      <w:r w:rsidR="00374C98">
        <w:t xml:space="preserve">transformadora </w:t>
      </w:r>
      <w:r w:rsidR="0047277E">
        <w:t xml:space="preserve">en los territorios, </w:t>
      </w:r>
      <w:r w:rsidR="00374C98">
        <w:t>con el fin de presentar el trabajo coop</w:t>
      </w:r>
      <w:r w:rsidR="00BE0784">
        <w:t>e</w:t>
      </w:r>
      <w:r w:rsidR="00374C98">
        <w:t xml:space="preserve">rativo como una realidad y una verdadera alternativa que responda a </w:t>
      </w:r>
      <w:r w:rsidR="00273195">
        <w:t xml:space="preserve">sus </w:t>
      </w:r>
      <w:r w:rsidR="00374C98">
        <w:t xml:space="preserve">necesidades. </w:t>
      </w:r>
      <w:r w:rsidR="0004108D">
        <w:t>La dimensión social está plenamente conectada con todas las demás dimensiones, pero especialmente con la territorial.</w:t>
      </w:r>
    </w:p>
    <w:p w14:paraId="55FB0B60" w14:textId="77777777" w:rsidR="008F4B14" w:rsidRDefault="00374C98" w:rsidP="002F2CE9">
      <w:pPr>
        <w:pStyle w:val="Conexin"/>
      </w:pPr>
      <w:r>
        <w:t>Revisemos la manera en la que la Fundación Confia</w:t>
      </w:r>
      <w:r w:rsidR="00BC4407">
        <w:t xml:space="preserve">r tomó forma </w:t>
      </w:r>
      <w:r w:rsidR="00273195">
        <w:t xml:space="preserve">en el </w:t>
      </w:r>
      <w:r w:rsidR="00BC4407">
        <w:t>interior de la C</w:t>
      </w:r>
      <w:r>
        <w:t xml:space="preserve">ooperativa: </w:t>
      </w:r>
    </w:p>
    <w:p w14:paraId="1AF032A6" w14:textId="77777777" w:rsidR="00210E54" w:rsidRDefault="00210E54" w:rsidP="008F4B14">
      <w:pPr>
        <w:ind w:left="360"/>
      </w:pPr>
    </w:p>
    <w:p w14:paraId="0BD3DCCE" w14:textId="77777777" w:rsidR="0056202F" w:rsidRDefault="0056202F" w:rsidP="0056202F">
      <w:pPr>
        <w:spacing w:after="0"/>
        <w:ind w:left="720"/>
        <w:rPr>
          <w:rFonts w:eastAsia="Times New Roman"/>
          <w:i/>
          <w:szCs w:val="30"/>
          <w:lang w:eastAsia="es-ES_tradnl"/>
        </w:rPr>
      </w:pPr>
      <w:commentRangeStart w:id="27"/>
      <w:r w:rsidRPr="004A7634">
        <w:rPr>
          <w:rFonts w:eastAsia="Times New Roman"/>
          <w:i/>
          <w:szCs w:val="30"/>
          <w:lang w:eastAsia="es-ES_tradnl"/>
        </w:rPr>
        <w:t xml:space="preserve">La </w:t>
      </w:r>
      <w:r w:rsidR="00693654" w:rsidRPr="004A7634">
        <w:rPr>
          <w:rFonts w:eastAsia="Times New Roman"/>
          <w:i/>
          <w:szCs w:val="30"/>
          <w:lang w:eastAsia="es-ES_tradnl"/>
        </w:rPr>
        <w:t>decisión que materializó la Fundación en el escenario de Confiar fue tomada en una asamblea extraordinaria</w:t>
      </w:r>
      <w:r w:rsidR="00693654">
        <w:rPr>
          <w:rFonts w:eastAsia="Times New Roman"/>
          <w:i/>
          <w:szCs w:val="30"/>
          <w:lang w:eastAsia="es-ES_tradnl"/>
        </w:rPr>
        <w:t>. Así se dio</w:t>
      </w:r>
      <w:r w:rsidR="00693654" w:rsidRPr="004A7634">
        <w:rPr>
          <w:rFonts w:eastAsia="Times New Roman"/>
          <w:i/>
          <w:szCs w:val="30"/>
          <w:lang w:eastAsia="es-ES_tradnl"/>
        </w:rPr>
        <w:t xml:space="preserve"> aprobación y vuelo a una estrategia institucional cuyo propósito y misión era fortalecer los servicios educativos y culturales</w:t>
      </w:r>
      <w:r w:rsidR="00693654">
        <w:rPr>
          <w:rFonts w:eastAsia="Times New Roman"/>
          <w:i/>
          <w:szCs w:val="30"/>
          <w:lang w:eastAsia="es-ES_tradnl"/>
        </w:rPr>
        <w:t>,</w:t>
      </w:r>
      <w:r w:rsidR="00693654" w:rsidRPr="004A7634">
        <w:rPr>
          <w:rFonts w:eastAsia="Times New Roman"/>
          <w:i/>
          <w:szCs w:val="30"/>
          <w:lang w:eastAsia="es-ES_tradnl"/>
        </w:rPr>
        <w:t xml:space="preserve"> a la </w:t>
      </w:r>
      <w:r w:rsidR="00693654">
        <w:rPr>
          <w:rFonts w:eastAsia="Times New Roman"/>
          <w:i/>
          <w:szCs w:val="30"/>
          <w:lang w:eastAsia="es-ES_tradnl"/>
        </w:rPr>
        <w:t>par</w:t>
      </w:r>
      <w:r w:rsidR="00693654" w:rsidRPr="004A7634">
        <w:rPr>
          <w:rFonts w:eastAsia="Times New Roman"/>
          <w:i/>
          <w:szCs w:val="30"/>
          <w:lang w:eastAsia="es-ES_tradnl"/>
        </w:rPr>
        <w:t xml:space="preserve"> de aquella pedagogía solidaria que identificaba y diferenciaba a Confiar</w:t>
      </w:r>
      <w:r w:rsidRPr="004A7634">
        <w:rPr>
          <w:rFonts w:eastAsia="Times New Roman"/>
          <w:i/>
          <w:szCs w:val="30"/>
          <w:lang w:eastAsia="es-ES_tradnl"/>
        </w:rPr>
        <w:t>. El origen de la Fundación está unido al compromiso de generar dinámicas para el desarrollo social de l</w:t>
      </w:r>
      <w:r>
        <w:rPr>
          <w:rFonts w:eastAsia="Times New Roman"/>
          <w:i/>
          <w:szCs w:val="30"/>
          <w:lang w:eastAsia="es-ES_tradnl"/>
        </w:rPr>
        <w:t>as personas</w:t>
      </w:r>
      <w:r w:rsidRPr="004A7634">
        <w:rPr>
          <w:rFonts w:eastAsia="Times New Roman"/>
          <w:i/>
          <w:szCs w:val="30"/>
          <w:lang w:eastAsia="es-ES_tradnl"/>
        </w:rPr>
        <w:t xml:space="preserve"> asociad</w:t>
      </w:r>
      <w:r>
        <w:rPr>
          <w:rFonts w:eastAsia="Times New Roman"/>
          <w:i/>
          <w:szCs w:val="30"/>
          <w:lang w:eastAsia="es-ES_tradnl"/>
        </w:rPr>
        <w:t>a</w:t>
      </w:r>
      <w:r w:rsidRPr="004A7634">
        <w:rPr>
          <w:rFonts w:eastAsia="Times New Roman"/>
          <w:i/>
          <w:szCs w:val="30"/>
          <w:lang w:eastAsia="es-ES_tradnl"/>
        </w:rPr>
        <w:t>s y con ell</w:t>
      </w:r>
      <w:r>
        <w:rPr>
          <w:rFonts w:eastAsia="Times New Roman"/>
          <w:i/>
          <w:szCs w:val="30"/>
          <w:lang w:eastAsia="es-ES_tradnl"/>
        </w:rPr>
        <w:t>a</w:t>
      </w:r>
      <w:r w:rsidRPr="004A7634">
        <w:rPr>
          <w:rFonts w:eastAsia="Times New Roman"/>
          <w:i/>
          <w:szCs w:val="30"/>
          <w:lang w:eastAsia="es-ES_tradnl"/>
        </w:rPr>
        <w:t xml:space="preserve">s </w:t>
      </w:r>
      <w:r>
        <w:rPr>
          <w:rFonts w:eastAsia="Times New Roman"/>
          <w:i/>
          <w:szCs w:val="30"/>
          <w:lang w:eastAsia="es-ES_tradnl"/>
        </w:rPr>
        <w:t>a</w:t>
      </w:r>
      <w:r w:rsidRPr="004A7634">
        <w:rPr>
          <w:rFonts w:eastAsia="Times New Roman"/>
          <w:i/>
          <w:szCs w:val="30"/>
          <w:lang w:eastAsia="es-ES_tradnl"/>
        </w:rPr>
        <w:t>l grupo familiar, y en este la lectura del entorno social y cultural de las comunidades al cual pertenece. Ese colectivo de afiliados</w:t>
      </w:r>
      <w:r>
        <w:rPr>
          <w:rFonts w:eastAsia="Times New Roman"/>
          <w:i/>
          <w:szCs w:val="30"/>
          <w:lang w:eastAsia="es-ES_tradnl"/>
        </w:rPr>
        <w:t xml:space="preserve"> y afiliadas</w:t>
      </w:r>
      <w:r w:rsidRPr="004A7634">
        <w:rPr>
          <w:rFonts w:eastAsia="Times New Roman"/>
          <w:i/>
          <w:szCs w:val="30"/>
          <w:lang w:eastAsia="es-ES_tradnl"/>
        </w:rPr>
        <w:t xml:space="preserve"> en continuo crecimiento daba lugar a las diversas actividades y programaciones concebidas para cumplir con los principios cooperativos, en especial los relacionados con la formación y la educación. </w:t>
      </w:r>
      <w:commentRangeEnd w:id="27"/>
      <w:r>
        <w:rPr>
          <w:rStyle w:val="Refdecomentario"/>
        </w:rPr>
        <w:commentReference w:id="27"/>
      </w:r>
    </w:p>
    <w:p w14:paraId="59CA7DC9" w14:textId="77777777" w:rsidR="00693654" w:rsidRDefault="00693654" w:rsidP="00693654">
      <w:pPr>
        <w:spacing w:after="0"/>
        <w:rPr>
          <w:rFonts w:eastAsia="Times New Roman"/>
          <w:i/>
          <w:szCs w:val="30"/>
          <w:lang w:eastAsia="es-ES_tradnl"/>
        </w:rPr>
      </w:pPr>
    </w:p>
    <w:p w14:paraId="484875A4" w14:textId="77777777" w:rsidR="00693654" w:rsidRDefault="00693654" w:rsidP="00693654">
      <w:pPr>
        <w:spacing w:after="0"/>
        <w:rPr>
          <w:rFonts w:eastAsia="Times New Roman"/>
          <w:i/>
          <w:szCs w:val="30"/>
          <w:lang w:eastAsia="es-ES_tradnl"/>
        </w:rPr>
      </w:pPr>
    </w:p>
    <w:p w14:paraId="1ED5E474" w14:textId="77777777" w:rsidR="00693654" w:rsidRDefault="00693654" w:rsidP="00693654">
      <w:pPr>
        <w:spacing w:after="0"/>
        <w:rPr>
          <w:rFonts w:eastAsia="Times New Roman"/>
          <w:i/>
          <w:szCs w:val="30"/>
          <w:lang w:eastAsia="es-ES_tradnl"/>
        </w:rPr>
      </w:pPr>
    </w:p>
    <w:p w14:paraId="0EAA01BF" w14:textId="77777777" w:rsidR="00693654" w:rsidRDefault="00693654" w:rsidP="00693654">
      <w:pPr>
        <w:spacing w:after="0"/>
        <w:rPr>
          <w:rFonts w:eastAsia="Times New Roman"/>
          <w:i/>
          <w:szCs w:val="30"/>
          <w:lang w:eastAsia="es-ES_tradnl"/>
        </w:rPr>
      </w:pPr>
    </w:p>
    <w:p w14:paraId="2B11BA6E" w14:textId="77777777" w:rsidR="00693654" w:rsidRDefault="00693654" w:rsidP="00693654">
      <w:pPr>
        <w:spacing w:after="0"/>
        <w:rPr>
          <w:rFonts w:eastAsia="Times New Roman"/>
          <w:i/>
          <w:szCs w:val="30"/>
          <w:lang w:eastAsia="es-ES_tradnl"/>
        </w:rPr>
      </w:pPr>
    </w:p>
    <w:p w14:paraId="6229D0B8" w14:textId="77777777" w:rsidR="00693654" w:rsidRDefault="00693654" w:rsidP="00693654">
      <w:pPr>
        <w:spacing w:after="0"/>
        <w:rPr>
          <w:rFonts w:eastAsia="Times New Roman"/>
          <w:i/>
          <w:szCs w:val="30"/>
          <w:lang w:eastAsia="es-ES_tradnl"/>
        </w:rPr>
      </w:pPr>
    </w:p>
    <w:p w14:paraId="79391CF9" w14:textId="77777777" w:rsidR="00693654" w:rsidRDefault="00693654" w:rsidP="00693654">
      <w:pPr>
        <w:spacing w:after="0"/>
        <w:rPr>
          <w:rFonts w:eastAsia="Times New Roman"/>
          <w:i/>
          <w:szCs w:val="30"/>
          <w:lang w:eastAsia="es-ES_tradnl"/>
        </w:rPr>
      </w:pPr>
    </w:p>
    <w:p w14:paraId="1F197F82" w14:textId="77777777" w:rsidR="00693654" w:rsidRPr="004A7634" w:rsidRDefault="00693654" w:rsidP="00693654">
      <w:pPr>
        <w:spacing w:after="0"/>
        <w:rPr>
          <w:rFonts w:eastAsia="Times New Roman"/>
          <w:i/>
          <w:szCs w:val="30"/>
          <w:lang w:eastAsia="es-ES_tradnl"/>
        </w:rPr>
      </w:pPr>
    </w:p>
    <w:p w14:paraId="303D6C3A" w14:textId="77777777" w:rsidR="00F5046D" w:rsidRPr="00693654" w:rsidRDefault="00F5046D" w:rsidP="00693654">
      <w:pPr>
        <w:spacing w:after="0"/>
        <w:ind w:left="1440"/>
        <w:jc w:val="left"/>
        <w:rPr>
          <w:b/>
        </w:rPr>
      </w:pPr>
      <w:commentRangeStart w:id="28"/>
      <w:r w:rsidRPr="00693654">
        <w:rPr>
          <w:b/>
        </w:rPr>
        <w:t>En</w:t>
      </w:r>
      <w:r w:rsidR="005801BB" w:rsidRPr="00693654">
        <w:rPr>
          <w:b/>
        </w:rPr>
        <w:t>-C</w:t>
      </w:r>
      <w:r w:rsidRPr="00693654">
        <w:rPr>
          <w:b/>
        </w:rPr>
        <w:t xml:space="preserve">laves </w:t>
      </w:r>
      <w:r w:rsidR="005801BB" w:rsidRPr="00693654">
        <w:rPr>
          <w:b/>
        </w:rPr>
        <w:t>J</w:t>
      </w:r>
      <w:r w:rsidRPr="00693654">
        <w:rPr>
          <w:b/>
        </w:rPr>
        <w:t>uveniles</w:t>
      </w:r>
      <w:r w:rsidR="005801BB" w:rsidRPr="00693654">
        <w:rPr>
          <w:b/>
        </w:rPr>
        <w:t xml:space="preserve"> Territoriales</w:t>
      </w:r>
      <w:commentRangeEnd w:id="28"/>
      <w:r w:rsidR="00693654">
        <w:rPr>
          <w:rStyle w:val="Refdecomentario"/>
        </w:rPr>
        <w:commentReference w:id="28"/>
      </w:r>
    </w:p>
    <w:p w14:paraId="3F6DCA48" w14:textId="77777777" w:rsidR="009F4C18" w:rsidRDefault="009F4C18" w:rsidP="00210E54">
      <w:pPr>
        <w:spacing w:after="0"/>
        <w:jc w:val="left"/>
      </w:pPr>
    </w:p>
    <w:p w14:paraId="71F6047E" w14:textId="2250DAC1" w:rsidR="009F4C18" w:rsidRPr="009F4C18" w:rsidRDefault="005E55CE" w:rsidP="00210E54">
      <w:pPr>
        <w:spacing w:after="0"/>
        <w:ind w:left="1080"/>
        <w:rPr>
          <w:rFonts w:eastAsia="Times New Roman" w:cs="Arial"/>
          <w:szCs w:val="24"/>
          <w:lang w:eastAsia="es-ES_tradnl"/>
        </w:rPr>
      </w:pPr>
      <w:commentRangeStart w:id="29"/>
      <w:r>
        <w:rPr>
          <w:noProof/>
          <w:lang w:val="en-US"/>
        </w:rPr>
        <w:lastRenderedPageBreak/>
        <mc:AlternateContent>
          <mc:Choice Requires="wps">
            <w:drawing>
              <wp:anchor distT="0" distB="0" distL="114300" distR="114300" simplePos="0" relativeHeight="251687936" behindDoc="1" locked="0" layoutInCell="1" allowOverlap="1" wp14:anchorId="62BE3C6E" wp14:editId="1C667986">
                <wp:simplePos x="0" y="0"/>
                <wp:positionH relativeFrom="margin">
                  <wp:align>right</wp:align>
                </wp:positionH>
                <wp:positionV relativeFrom="paragraph">
                  <wp:posOffset>2327910</wp:posOffset>
                </wp:positionV>
                <wp:extent cx="2936240" cy="267335"/>
                <wp:effectExtent l="0" t="0" r="0" b="0"/>
                <wp:wrapTight wrapText="bothSides">
                  <wp:wrapPolygon edited="0">
                    <wp:start x="0" y="0"/>
                    <wp:lineTo x="0" y="20010"/>
                    <wp:lineTo x="21441" y="20010"/>
                    <wp:lineTo x="21441" y="0"/>
                    <wp:lineTo x="0" y="0"/>
                  </wp:wrapPolygon>
                </wp:wrapTight>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36240" cy="267335"/>
                        </a:xfrm>
                        <a:prstGeom prst="rect">
                          <a:avLst/>
                        </a:prstGeom>
                        <a:solidFill>
                          <a:prstClr val="white"/>
                        </a:solidFill>
                        <a:ln>
                          <a:noFill/>
                        </a:ln>
                        <a:effectLst/>
                      </wps:spPr>
                      <wps:txbx>
                        <w:txbxContent>
                          <w:p w14:paraId="4D344B85" w14:textId="77777777" w:rsidR="00CD6BE7" w:rsidRPr="00FB50C7" w:rsidRDefault="00CD6BE7" w:rsidP="002F2CE9">
                            <w:pPr>
                              <w:pStyle w:val="Descripcin"/>
                              <w:jc w:val="center"/>
                              <w:rPr>
                                <w:noProof/>
                              </w:rPr>
                            </w:pPr>
                            <w:r>
                              <w:t xml:space="preserve">Imagen </w:t>
                            </w:r>
                            <w:r>
                              <w:rPr>
                                <w:noProof/>
                              </w:rPr>
                              <w:fldChar w:fldCharType="begin"/>
                            </w:r>
                            <w:r>
                              <w:rPr>
                                <w:noProof/>
                              </w:rPr>
                              <w:instrText xml:space="preserve"> SEQ Imagen \* ARABIC </w:instrText>
                            </w:r>
                            <w:r>
                              <w:rPr>
                                <w:noProof/>
                              </w:rPr>
                              <w:fldChar w:fldCharType="separate"/>
                            </w:r>
                            <w:r w:rsidR="00FC6D55">
                              <w:rPr>
                                <w:noProof/>
                              </w:rPr>
                              <w:t>10</w:t>
                            </w:r>
                            <w:r>
                              <w:rPr>
                                <w:noProof/>
                              </w:rPr>
                              <w:fldChar w:fldCharType="end"/>
                            </w:r>
                            <w:r>
                              <w:t>. En-Claves Juveniles Territoriales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62BE3C6E" id="Cuadro de texto 24" o:spid="_x0000_s1034" type="#_x0000_t202" style="position:absolute;left:0;text-align:left;margin-left:180pt;margin-top:183.3pt;width:231.2pt;height:21.05pt;z-index:-251628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" stroked="f">
                <v:path arrowok="t"/>
                <v:textbox style="mso-fit-shape-to-text:t" inset="0,0,0,0">
                  <w:txbxContent>
                    <w:p w14:paraId="4D344B85" w14:textId="77777777" w:rsidR="00CD6BE7" w:rsidRPr="00FB50C7" w:rsidRDefault="00CD6BE7" w:rsidP="002F2CE9">
                      <w:pPr>
                        <w:pStyle w:val="Descripcin"/>
                        <w:jc w:val="center"/>
                        <w:rPr>
                          <w:noProof/>
                        </w:rPr>
                      </w:pPr>
                      <w:r>
                        <w:t xml:space="preserve">Imagen </w:t>
                      </w:r>
                      <w:r>
                        <w:rPr>
                          <w:noProof/>
                        </w:rPr>
                        <w:fldChar w:fldCharType="begin"/>
                      </w:r>
                      <w:r>
                        <w:rPr>
                          <w:noProof/>
                        </w:rPr>
                        <w:instrText xml:space="preserve"> SEQ Imagen \* ARABIC </w:instrText>
                      </w:r>
                      <w:r>
                        <w:rPr>
                          <w:noProof/>
                        </w:rPr>
                        <w:fldChar w:fldCharType="separate"/>
                      </w:r>
                      <w:r w:rsidR="00FC6D55">
                        <w:rPr>
                          <w:noProof/>
                        </w:rPr>
                        <w:t>10</w:t>
                      </w:r>
                      <w:r>
                        <w:rPr>
                          <w:noProof/>
                        </w:rPr>
                        <w:fldChar w:fldCharType="end"/>
                      </w:r>
                      <w:r>
                        <w:t>. En-Claves Juveniles Territoriales (2019)</w:t>
                      </w:r>
                    </w:p>
                  </w:txbxContent>
                </v:textbox>
                <w10:wrap type="tight" anchorx="margin"/>
              </v:shape>
            </w:pict>
          </mc:Fallback>
        </mc:AlternateContent>
      </w:r>
      <w:r w:rsidR="00924DCC">
        <w:rPr>
          <w:noProof/>
          <w:lang w:val="en-US"/>
        </w:rPr>
        <w:drawing>
          <wp:anchor distT="0" distB="0" distL="114300" distR="114300" simplePos="0" relativeHeight="251685888" behindDoc="1" locked="0" layoutInCell="1" allowOverlap="1" wp14:anchorId="37212519" wp14:editId="0D990175">
            <wp:simplePos x="0" y="0"/>
            <wp:positionH relativeFrom="margin">
              <wp:posOffset>3891915</wp:posOffset>
            </wp:positionH>
            <wp:positionV relativeFrom="paragraph">
              <wp:posOffset>60960</wp:posOffset>
            </wp:positionV>
            <wp:extent cx="2955925" cy="2216785"/>
            <wp:effectExtent l="0" t="0" r="0" b="0"/>
            <wp:wrapTight wrapText="bothSides">
              <wp:wrapPolygon edited="0">
                <wp:start x="0" y="0"/>
                <wp:lineTo x="0" y="21346"/>
                <wp:lineTo x="21438" y="21346"/>
                <wp:lineTo x="21438"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 imagen puede contener: 3 personas, personas sonriendo, texto"/>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955925" cy="2216785"/>
                    </a:xfrm>
                    <a:prstGeom prst="rect">
                      <a:avLst/>
                    </a:prstGeom>
                    <a:noFill/>
                    <a:ln>
                      <a:noFill/>
                    </a:ln>
                  </pic:spPr>
                </pic:pic>
              </a:graphicData>
            </a:graphic>
          </wp:anchor>
        </w:drawing>
      </w:r>
      <w:commentRangeEnd w:id="29"/>
      <w:r w:rsidR="002F2CE9">
        <w:rPr>
          <w:rStyle w:val="Refdecomentario"/>
        </w:rPr>
        <w:commentReference w:id="29"/>
      </w:r>
      <w:r w:rsidR="00374C98">
        <w:rPr>
          <w:rFonts w:eastAsia="Times New Roman" w:cs="Arial"/>
          <w:szCs w:val="24"/>
          <w:lang w:eastAsia="es-ES_tradnl"/>
        </w:rPr>
        <w:t xml:space="preserve">Los </w:t>
      </w:r>
      <w:r w:rsidR="009F4C18" w:rsidRPr="009F4C18">
        <w:rPr>
          <w:rFonts w:eastAsia="Times New Roman" w:cs="Arial"/>
          <w:szCs w:val="24"/>
          <w:lang w:eastAsia="es-ES_tradnl"/>
        </w:rPr>
        <w:t>En</w:t>
      </w:r>
      <w:r w:rsidR="00A91383" w:rsidRPr="00A91383">
        <w:rPr>
          <w:rFonts w:eastAsia="Times New Roman" w:cs="Arial"/>
          <w:szCs w:val="24"/>
          <w:lang w:eastAsia="es-ES_tradnl"/>
        </w:rPr>
        <w:t>-</w:t>
      </w:r>
      <w:r w:rsidR="009F4C18" w:rsidRPr="009F4C18">
        <w:rPr>
          <w:rFonts w:eastAsia="Times New Roman" w:cs="Arial"/>
          <w:szCs w:val="24"/>
          <w:lang w:eastAsia="es-ES_tradnl"/>
        </w:rPr>
        <w:t xml:space="preserve">Claves Juveniles Territoriales </w:t>
      </w:r>
      <w:r w:rsidR="00374C98">
        <w:rPr>
          <w:rFonts w:eastAsia="Times New Roman" w:cs="Arial"/>
          <w:szCs w:val="24"/>
          <w:lang w:eastAsia="es-ES_tradnl"/>
        </w:rPr>
        <w:t xml:space="preserve">son concebidos en nuestra plataforma </w:t>
      </w:r>
      <w:r w:rsidR="009F4C18" w:rsidRPr="009F4C18">
        <w:rPr>
          <w:rFonts w:eastAsia="Times New Roman" w:cs="Arial"/>
          <w:szCs w:val="24"/>
          <w:lang w:eastAsia="es-ES_tradnl"/>
        </w:rPr>
        <w:t>como escenarios de construcción del</w:t>
      </w:r>
      <w:r w:rsidR="00A91383" w:rsidRPr="00A91383">
        <w:rPr>
          <w:rFonts w:eastAsia="Times New Roman" w:cs="Arial"/>
          <w:szCs w:val="24"/>
          <w:lang w:eastAsia="es-ES_tradnl"/>
        </w:rPr>
        <w:t xml:space="preserve"> </w:t>
      </w:r>
      <w:r w:rsidR="00163DD0">
        <w:rPr>
          <w:rFonts w:eastAsia="Times New Roman" w:cs="Arial"/>
          <w:szCs w:val="24"/>
          <w:lang w:eastAsia="es-ES_tradnl"/>
        </w:rPr>
        <w:t>b</w:t>
      </w:r>
      <w:r w:rsidR="00163DD0" w:rsidRPr="009F4C18">
        <w:rPr>
          <w:rFonts w:eastAsia="Times New Roman" w:cs="Arial"/>
          <w:szCs w:val="24"/>
          <w:lang w:eastAsia="es-ES_tradnl"/>
        </w:rPr>
        <w:t xml:space="preserve">ienvivir </w:t>
      </w:r>
      <w:r w:rsidR="009F4C18" w:rsidRPr="009F4C18">
        <w:rPr>
          <w:rFonts w:eastAsia="Times New Roman" w:cs="Arial"/>
          <w:szCs w:val="24"/>
          <w:lang w:eastAsia="es-ES_tradnl"/>
        </w:rPr>
        <w:t>a partir del trabajo</w:t>
      </w:r>
      <w:r w:rsidR="00A91383" w:rsidRPr="00A91383">
        <w:rPr>
          <w:rFonts w:eastAsia="Times New Roman" w:cs="Arial"/>
          <w:szCs w:val="24"/>
          <w:lang w:eastAsia="es-ES_tradnl"/>
        </w:rPr>
        <w:t xml:space="preserve"> </w:t>
      </w:r>
      <w:r w:rsidR="009F4C18" w:rsidRPr="009F4C18">
        <w:rPr>
          <w:rFonts w:eastAsia="Times New Roman" w:cs="Arial"/>
          <w:szCs w:val="24"/>
          <w:lang w:eastAsia="es-ES_tradnl"/>
        </w:rPr>
        <w:t>artístico</w:t>
      </w:r>
      <w:r w:rsidR="00A91383" w:rsidRPr="00A91383">
        <w:rPr>
          <w:rFonts w:eastAsia="Times New Roman" w:cs="Arial"/>
          <w:szCs w:val="24"/>
          <w:lang w:eastAsia="es-ES_tradnl"/>
        </w:rPr>
        <w:t>-</w:t>
      </w:r>
      <w:r w:rsidR="009F4C18" w:rsidRPr="009F4C18">
        <w:rPr>
          <w:rFonts w:eastAsia="Times New Roman" w:cs="Arial"/>
          <w:szCs w:val="24"/>
          <w:lang w:eastAsia="es-ES_tradnl"/>
        </w:rPr>
        <w:t>cultural, colectivo</w:t>
      </w:r>
      <w:r w:rsidR="00A91383" w:rsidRPr="00A91383">
        <w:rPr>
          <w:rFonts w:eastAsia="Times New Roman" w:cs="Arial"/>
          <w:szCs w:val="24"/>
          <w:lang w:eastAsia="es-ES_tradnl"/>
        </w:rPr>
        <w:t xml:space="preserve"> </w:t>
      </w:r>
      <w:r w:rsidR="009F4C18" w:rsidRPr="009F4C18">
        <w:rPr>
          <w:rFonts w:eastAsia="Times New Roman" w:cs="Arial"/>
          <w:szCs w:val="24"/>
          <w:lang w:eastAsia="es-ES_tradnl"/>
        </w:rPr>
        <w:t>y solidario.</w:t>
      </w:r>
      <w:r w:rsidR="00A91383" w:rsidRPr="00A91383">
        <w:rPr>
          <w:rFonts w:eastAsia="Times New Roman" w:cs="Arial"/>
          <w:szCs w:val="24"/>
          <w:lang w:eastAsia="es-ES_tradnl"/>
        </w:rPr>
        <w:t xml:space="preserve"> </w:t>
      </w:r>
      <w:r w:rsidR="00374C98">
        <w:rPr>
          <w:rFonts w:eastAsia="Times New Roman" w:cs="Arial"/>
          <w:szCs w:val="24"/>
          <w:lang w:eastAsia="es-ES_tradnl"/>
        </w:rPr>
        <w:t>Para Confiar e</w:t>
      </w:r>
      <w:r w:rsidR="009F4C18" w:rsidRPr="009F4C18">
        <w:rPr>
          <w:rFonts w:eastAsia="Times New Roman" w:cs="Arial"/>
          <w:szCs w:val="24"/>
          <w:lang w:eastAsia="es-ES_tradnl"/>
        </w:rPr>
        <w:t>s importante que las personas jóvenes incrementen su función de abanderadas</w:t>
      </w:r>
      <w:r w:rsidR="00374C98">
        <w:rPr>
          <w:rFonts w:eastAsia="Times New Roman" w:cs="Arial"/>
          <w:szCs w:val="24"/>
          <w:lang w:eastAsia="es-ES_tradnl"/>
        </w:rPr>
        <w:t xml:space="preserve"> </w:t>
      </w:r>
      <w:r w:rsidR="009F4C18" w:rsidRPr="009F4C18">
        <w:rPr>
          <w:rFonts w:eastAsia="Times New Roman" w:cs="Arial"/>
          <w:szCs w:val="24"/>
          <w:lang w:eastAsia="es-ES_tradnl"/>
        </w:rPr>
        <w:t>del cooperativismo</w:t>
      </w:r>
      <w:r w:rsidR="00374C98">
        <w:rPr>
          <w:rFonts w:eastAsia="Times New Roman" w:cs="Arial"/>
          <w:szCs w:val="24"/>
          <w:lang w:eastAsia="es-ES_tradnl"/>
        </w:rPr>
        <w:t xml:space="preserve"> y que s</w:t>
      </w:r>
      <w:r w:rsidR="009F4C18" w:rsidRPr="009F4C18">
        <w:rPr>
          <w:rFonts w:eastAsia="Times New Roman" w:cs="Arial"/>
          <w:szCs w:val="24"/>
          <w:lang w:eastAsia="es-ES_tradnl"/>
        </w:rPr>
        <w:t xml:space="preserve">u vinculación asociativa a la Cooperativa </w:t>
      </w:r>
      <w:r w:rsidR="00374C98">
        <w:rPr>
          <w:rFonts w:eastAsia="Times New Roman" w:cs="Arial"/>
          <w:szCs w:val="24"/>
          <w:lang w:eastAsia="es-ES_tradnl"/>
        </w:rPr>
        <w:t>sea cada vez más, una o</w:t>
      </w:r>
      <w:r w:rsidR="00DF70D9">
        <w:rPr>
          <w:rFonts w:eastAsia="Times New Roman" w:cs="Arial"/>
          <w:szCs w:val="24"/>
          <w:lang w:eastAsia="es-ES_tradnl"/>
        </w:rPr>
        <w:t>p</w:t>
      </w:r>
      <w:r w:rsidR="00374C98">
        <w:rPr>
          <w:rFonts w:eastAsia="Times New Roman" w:cs="Arial"/>
          <w:szCs w:val="24"/>
          <w:lang w:eastAsia="es-ES_tradnl"/>
        </w:rPr>
        <w:t xml:space="preserve">ción real y alternativa. Nuestro trabajo con los </w:t>
      </w:r>
      <w:r w:rsidR="005801BB">
        <w:rPr>
          <w:rFonts w:eastAsia="Times New Roman" w:cs="Arial"/>
          <w:szCs w:val="24"/>
          <w:lang w:eastAsia="es-ES_tradnl"/>
        </w:rPr>
        <w:t>E</w:t>
      </w:r>
      <w:r w:rsidR="00374C98">
        <w:rPr>
          <w:rFonts w:eastAsia="Times New Roman" w:cs="Arial"/>
          <w:szCs w:val="24"/>
          <w:lang w:eastAsia="es-ES_tradnl"/>
        </w:rPr>
        <w:t>n</w:t>
      </w:r>
      <w:r w:rsidR="005801BB">
        <w:rPr>
          <w:rFonts w:eastAsia="Times New Roman" w:cs="Arial"/>
          <w:szCs w:val="24"/>
          <w:lang w:eastAsia="es-ES_tradnl"/>
        </w:rPr>
        <w:t>-C</w:t>
      </w:r>
      <w:r w:rsidR="00374C98">
        <w:rPr>
          <w:rFonts w:eastAsia="Times New Roman" w:cs="Arial"/>
          <w:szCs w:val="24"/>
          <w:lang w:eastAsia="es-ES_tradnl"/>
        </w:rPr>
        <w:t>lave</w:t>
      </w:r>
      <w:r w:rsidR="005801BB">
        <w:rPr>
          <w:rFonts w:eastAsia="Times New Roman" w:cs="Arial"/>
          <w:szCs w:val="24"/>
          <w:lang w:eastAsia="es-ES_tradnl"/>
        </w:rPr>
        <w:t>s</w:t>
      </w:r>
      <w:r w:rsidR="00374C98">
        <w:rPr>
          <w:rFonts w:eastAsia="Times New Roman" w:cs="Arial"/>
          <w:szCs w:val="24"/>
          <w:lang w:eastAsia="es-ES_tradnl"/>
        </w:rPr>
        <w:t xml:space="preserve"> busca </w:t>
      </w:r>
      <w:r w:rsidR="009F4C18" w:rsidRPr="009F4C18">
        <w:rPr>
          <w:rFonts w:eastAsia="Times New Roman" w:cs="Arial"/>
          <w:szCs w:val="24"/>
          <w:lang w:eastAsia="es-ES_tradnl"/>
        </w:rPr>
        <w:t>fortale</w:t>
      </w:r>
      <w:r w:rsidR="00374C98">
        <w:rPr>
          <w:rFonts w:eastAsia="Times New Roman" w:cs="Arial"/>
          <w:szCs w:val="24"/>
          <w:lang w:eastAsia="es-ES_tradnl"/>
        </w:rPr>
        <w:t xml:space="preserve">cer </w:t>
      </w:r>
      <w:r w:rsidR="005801BB">
        <w:rPr>
          <w:rFonts w:eastAsia="Times New Roman" w:cs="Arial"/>
          <w:szCs w:val="24"/>
          <w:lang w:eastAsia="es-ES_tradnl"/>
        </w:rPr>
        <w:t xml:space="preserve">los procesos con las personas </w:t>
      </w:r>
      <w:r w:rsidR="00374C98">
        <w:rPr>
          <w:rFonts w:eastAsia="Times New Roman" w:cs="Arial"/>
          <w:szCs w:val="24"/>
          <w:lang w:eastAsia="es-ES_tradnl"/>
        </w:rPr>
        <w:t>jóvenes</w:t>
      </w:r>
      <w:r w:rsidR="005801BB">
        <w:rPr>
          <w:rFonts w:eastAsia="Times New Roman" w:cs="Arial"/>
          <w:szCs w:val="24"/>
          <w:lang w:eastAsia="es-ES_tradnl"/>
        </w:rPr>
        <w:t>,</w:t>
      </w:r>
      <w:r w:rsidR="00374C98">
        <w:rPr>
          <w:rFonts w:eastAsia="Times New Roman" w:cs="Arial"/>
          <w:szCs w:val="24"/>
          <w:lang w:eastAsia="es-ES_tradnl"/>
        </w:rPr>
        <w:t xml:space="preserve"> como un colectivo capa</w:t>
      </w:r>
      <w:r w:rsidR="007177AB">
        <w:rPr>
          <w:rFonts w:eastAsia="Times New Roman" w:cs="Arial"/>
          <w:szCs w:val="24"/>
          <w:lang w:eastAsia="es-ES_tradnl"/>
        </w:rPr>
        <w:t>z</w:t>
      </w:r>
      <w:r w:rsidR="009F4C18" w:rsidRPr="009F4C18">
        <w:rPr>
          <w:rFonts w:eastAsia="Times New Roman" w:cs="Arial"/>
          <w:szCs w:val="24"/>
          <w:lang w:eastAsia="es-ES_tradnl"/>
        </w:rPr>
        <w:t xml:space="preserve"> de la transformación </w:t>
      </w:r>
      <w:r w:rsidR="00374C98">
        <w:rPr>
          <w:rFonts w:eastAsia="Times New Roman" w:cs="Arial"/>
          <w:szCs w:val="24"/>
          <w:lang w:eastAsia="es-ES_tradnl"/>
        </w:rPr>
        <w:t xml:space="preserve">social en </w:t>
      </w:r>
      <w:r w:rsidR="009F4C18" w:rsidRPr="009F4C18">
        <w:rPr>
          <w:rFonts w:eastAsia="Times New Roman" w:cs="Arial"/>
          <w:szCs w:val="24"/>
          <w:lang w:eastAsia="es-ES_tradnl"/>
        </w:rPr>
        <w:t xml:space="preserve">los espacios </w:t>
      </w:r>
      <w:r w:rsidR="00374C98">
        <w:rPr>
          <w:rFonts w:eastAsia="Times New Roman" w:cs="Arial"/>
          <w:szCs w:val="24"/>
          <w:lang w:eastAsia="es-ES_tradnl"/>
        </w:rPr>
        <w:t>económicos, políticos y culturales</w:t>
      </w:r>
      <w:r w:rsidR="009F4C18" w:rsidRPr="009F4C18">
        <w:rPr>
          <w:rFonts w:eastAsia="Times New Roman" w:cs="Arial"/>
          <w:szCs w:val="24"/>
          <w:lang w:eastAsia="es-ES_tradnl"/>
        </w:rPr>
        <w:t>.</w:t>
      </w:r>
      <w:r w:rsidR="009F4C18" w:rsidRPr="00A91383">
        <w:rPr>
          <w:rFonts w:eastAsia="Times New Roman" w:cs="Arial"/>
          <w:szCs w:val="24"/>
          <w:lang w:eastAsia="es-ES_tradnl"/>
        </w:rPr>
        <w:t xml:space="preserve"> </w:t>
      </w:r>
      <w:r w:rsidR="00374C98">
        <w:rPr>
          <w:rFonts w:eastAsia="Times New Roman" w:cs="Arial"/>
          <w:szCs w:val="24"/>
          <w:lang w:eastAsia="es-ES_tradnl"/>
        </w:rPr>
        <w:t xml:space="preserve">Los En-claves actúan como aliados en las realidades territoriales y buscan, además, generar escenarios </w:t>
      </w:r>
      <w:r w:rsidR="009F4C18" w:rsidRPr="009F4C18">
        <w:rPr>
          <w:rFonts w:eastAsia="Times New Roman" w:cs="Arial"/>
          <w:szCs w:val="24"/>
          <w:lang w:eastAsia="es-ES_tradnl"/>
        </w:rPr>
        <w:t xml:space="preserve"> de multiplicación de </w:t>
      </w:r>
      <w:r w:rsidR="00374C98">
        <w:rPr>
          <w:rFonts w:eastAsia="Times New Roman" w:cs="Arial"/>
          <w:szCs w:val="24"/>
          <w:lang w:eastAsia="es-ES_tradnl"/>
        </w:rPr>
        <w:t xml:space="preserve">los </w:t>
      </w:r>
      <w:r w:rsidR="009F4C18" w:rsidRPr="009F4C18">
        <w:rPr>
          <w:rFonts w:eastAsia="Times New Roman" w:cs="Arial"/>
          <w:szCs w:val="24"/>
          <w:lang w:eastAsia="es-ES_tradnl"/>
        </w:rPr>
        <w:t>saberes</w:t>
      </w:r>
      <w:r w:rsidR="00374C98">
        <w:rPr>
          <w:rFonts w:eastAsia="Times New Roman" w:cs="Arial"/>
          <w:szCs w:val="24"/>
          <w:lang w:eastAsia="es-ES_tradnl"/>
        </w:rPr>
        <w:t xml:space="preserve"> </w:t>
      </w:r>
      <w:r w:rsidR="009F4C18" w:rsidRPr="009F4C18">
        <w:rPr>
          <w:rFonts w:eastAsia="Times New Roman" w:cs="Arial"/>
          <w:szCs w:val="24"/>
          <w:lang w:eastAsia="es-ES_tradnl"/>
        </w:rPr>
        <w:t>cooperativos</w:t>
      </w:r>
      <w:r w:rsidR="005801BB">
        <w:rPr>
          <w:rFonts w:eastAsia="Times New Roman" w:cs="Arial"/>
          <w:szCs w:val="24"/>
          <w:lang w:eastAsia="es-ES_tradnl"/>
        </w:rPr>
        <w:t xml:space="preserve"> desde procesos de formación política y solidaria</w:t>
      </w:r>
      <w:r w:rsidR="009F4C18" w:rsidRPr="009F4C18">
        <w:rPr>
          <w:rFonts w:eastAsia="Times New Roman" w:cs="Arial"/>
          <w:szCs w:val="24"/>
          <w:lang w:eastAsia="es-ES_tradnl"/>
        </w:rPr>
        <w:t>.</w:t>
      </w:r>
    </w:p>
    <w:p w14:paraId="06175BE6" w14:textId="77777777" w:rsidR="009F4C18" w:rsidRDefault="009F4C18" w:rsidP="00A91383">
      <w:pPr>
        <w:spacing w:after="0"/>
        <w:jc w:val="left"/>
      </w:pPr>
    </w:p>
    <w:p w14:paraId="492D3F6D" w14:textId="77777777" w:rsidR="00F5046D" w:rsidRDefault="00F5046D" w:rsidP="00210E54">
      <w:pPr>
        <w:pStyle w:val="Ttulo2"/>
      </w:pPr>
      <w:bookmarkStart w:id="30" w:name="_Toc10479485"/>
      <w:r>
        <w:t>Dimensión ambiental</w:t>
      </w:r>
      <w:bookmarkEnd w:id="30"/>
    </w:p>
    <w:p w14:paraId="67E70D44" w14:textId="77777777" w:rsidR="00210E54" w:rsidRPr="00210E54" w:rsidRDefault="00210E54" w:rsidP="00210E54"/>
    <w:p w14:paraId="25F4CD49" w14:textId="77777777" w:rsidR="00D91AA2" w:rsidRPr="002F2CE9" w:rsidRDefault="00D91AA2" w:rsidP="00210E54">
      <w:pPr>
        <w:spacing w:after="0"/>
      </w:pPr>
      <w:r w:rsidRPr="00163DD0">
        <w:t>Comprendemos la dimensión ambiental como un elemento esencial, pues en esta es posible la expresión del bienvivir a partir de una relación justa entre el ser humano y la naturaleza. Reconocemos las afectaciones que sobre el medio ambiente tiene el modelo económico extractivista y sus repercusiones en los territorios; por ello, de manera decidida, aportamos a su conservación, a través de acciones solidarias que redunden en una vida digna para las comunidades y el entorno en el que habitan</w:t>
      </w:r>
      <w:bookmarkStart w:id="31" w:name="_GoBack"/>
      <w:bookmarkEnd w:id="31"/>
      <w:r w:rsidRPr="00163DD0">
        <w:t>.</w:t>
      </w:r>
    </w:p>
    <w:p w14:paraId="3B742C5B" w14:textId="77777777" w:rsidR="00D91AA2" w:rsidRDefault="00D91AA2" w:rsidP="002E7711">
      <w:pPr>
        <w:spacing w:after="0"/>
        <w:ind w:left="360"/>
        <w:rPr>
          <w:highlight w:val="yellow"/>
        </w:rPr>
      </w:pPr>
    </w:p>
    <w:p w14:paraId="72D679CB" w14:textId="77777777" w:rsidR="00192C6C" w:rsidRDefault="00192C6C" w:rsidP="002E7711">
      <w:pPr>
        <w:spacing w:after="0"/>
        <w:ind w:left="360"/>
        <w:rPr>
          <w:b/>
        </w:rPr>
      </w:pPr>
    </w:p>
    <w:p w14:paraId="290B5FAD" w14:textId="77777777" w:rsidR="00F5046D" w:rsidRPr="0056202F" w:rsidRDefault="00527597" w:rsidP="00210E54">
      <w:pPr>
        <w:pStyle w:val="Prrafodelista"/>
        <w:numPr>
          <w:ilvl w:val="0"/>
          <w:numId w:val="13"/>
        </w:numPr>
        <w:spacing w:after="0"/>
        <w:ind w:left="1440"/>
        <w:jc w:val="left"/>
        <w:rPr>
          <w:b/>
        </w:rPr>
      </w:pPr>
      <w:commentRangeStart w:id="32"/>
      <w:ins w:id="33" w:author="Carolina Llanos Tobón" w:date="2019-06-03T18:15:00Z">
        <w:r>
          <w:rPr>
            <w:noProof/>
            <w:lang w:val="en-US"/>
          </w:rPr>
          <w:drawing>
            <wp:anchor distT="0" distB="0" distL="114300" distR="114300" simplePos="0" relativeHeight="251688960" behindDoc="1" locked="0" layoutInCell="1" allowOverlap="1" wp14:anchorId="41D9A305" wp14:editId="554FD586">
              <wp:simplePos x="0" y="0"/>
              <wp:positionH relativeFrom="margin">
                <wp:align>right</wp:align>
              </wp:positionH>
              <wp:positionV relativeFrom="paragraph">
                <wp:posOffset>187325</wp:posOffset>
              </wp:positionV>
              <wp:extent cx="3082290" cy="1743075"/>
              <wp:effectExtent l="0" t="0" r="3810" b="9525"/>
              <wp:wrapTight wrapText="bothSides">
                <wp:wrapPolygon edited="0">
                  <wp:start x="0" y="0"/>
                  <wp:lineTo x="0" y="21482"/>
                  <wp:lineTo x="21493" y="21482"/>
                  <wp:lineTo x="21493"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2290" cy="1743075"/>
                      </a:xfrm>
                      <a:prstGeom prst="rect">
                        <a:avLst/>
                      </a:prstGeom>
                    </pic:spPr>
                  </pic:pic>
                </a:graphicData>
              </a:graphic>
            </wp:anchor>
          </w:drawing>
        </w:r>
      </w:ins>
      <w:commentRangeEnd w:id="32"/>
      <w:ins w:id="34" w:author="Carolina Llanos Tobón" w:date="2019-06-03T18:16:00Z">
        <w:r w:rsidR="00192C6C">
          <w:rPr>
            <w:rStyle w:val="Refdecomentario"/>
          </w:rPr>
          <w:commentReference w:id="32"/>
        </w:r>
      </w:ins>
      <w:r w:rsidR="00F5046D" w:rsidRPr="0056202F">
        <w:rPr>
          <w:b/>
        </w:rPr>
        <w:t xml:space="preserve">El </w:t>
      </w:r>
      <w:commentRangeStart w:id="35"/>
      <w:r w:rsidR="00F5046D" w:rsidRPr="0056202F">
        <w:rPr>
          <w:b/>
        </w:rPr>
        <w:t>Edén</w:t>
      </w:r>
      <w:commentRangeEnd w:id="35"/>
      <w:r w:rsidR="00693654">
        <w:rPr>
          <w:rStyle w:val="Refdecomentario"/>
        </w:rPr>
        <w:commentReference w:id="35"/>
      </w:r>
    </w:p>
    <w:p w14:paraId="34623E4C" w14:textId="77777777" w:rsidR="00982644" w:rsidRDefault="00982644" w:rsidP="00210E54">
      <w:pPr>
        <w:spacing w:after="0"/>
        <w:ind w:left="1080"/>
      </w:pPr>
      <w:r>
        <w:t>El Edén Reserva Natural de la Sociedad Civil está ubicada en el kilómetro 92 de la autopista Medellín – Bogotá</w:t>
      </w:r>
      <w:r w:rsidR="00B46BCF">
        <w:t xml:space="preserve">. Es </w:t>
      </w:r>
      <w:r>
        <w:t xml:space="preserve">un espacio de 42 hectáreas que la Cooperativa ha destinado para la restauración del ecosistema y la preservación de un reducto de bosque húmedo tropical, con el fin de que en él permanezcan y se reproduzcan especies endémicas de la zona, y a la vez se pueda conectar con otros sectores protegidos, generando así un corredor ecológico que permita la conservación de la vida </w:t>
      </w:r>
      <w:r w:rsidR="00B46BCF">
        <w:t>y</w:t>
      </w:r>
      <w:r>
        <w:t xml:space="preserve"> procesos pedagógicos y de organización de la comunidad. </w:t>
      </w:r>
    </w:p>
    <w:p w14:paraId="37FCCA45" w14:textId="77777777" w:rsidR="0056202F" w:rsidRDefault="0056202F" w:rsidP="00210E54">
      <w:pPr>
        <w:spacing w:after="0"/>
        <w:ind w:left="1080"/>
      </w:pPr>
    </w:p>
    <w:p w14:paraId="77E878AD" w14:textId="77777777" w:rsidR="0056202F" w:rsidRDefault="0056202F" w:rsidP="00210E54">
      <w:pPr>
        <w:spacing w:after="0"/>
        <w:ind w:left="1440"/>
        <w:rPr>
          <w:rFonts w:eastAsia="Times New Roman"/>
          <w:i/>
          <w:szCs w:val="24"/>
          <w:lang w:eastAsia="es-ES_tradnl"/>
        </w:rPr>
      </w:pPr>
      <w:commentRangeStart w:id="36"/>
      <w:r>
        <w:rPr>
          <w:rFonts w:eastAsia="Times New Roman"/>
          <w:i/>
          <w:szCs w:val="30"/>
          <w:lang w:eastAsia="es-ES_tradnl"/>
        </w:rPr>
        <w:t xml:space="preserve">El paso de transformar un escenario recreativo en </w:t>
      </w:r>
      <w:r w:rsidRPr="00B36885">
        <w:rPr>
          <w:rFonts w:eastAsia="Times New Roman"/>
          <w:i/>
          <w:szCs w:val="30"/>
          <w:lang w:eastAsia="es-ES_tradnl"/>
        </w:rPr>
        <w:t>una reserva natural para aportar con ello</w:t>
      </w:r>
      <w:r>
        <w:rPr>
          <w:rFonts w:eastAsia="Times New Roman"/>
          <w:i/>
          <w:szCs w:val="30"/>
          <w:lang w:eastAsia="es-ES_tradnl"/>
        </w:rPr>
        <w:t xml:space="preserve"> a</w:t>
      </w:r>
      <w:r w:rsidRPr="00B36885">
        <w:rPr>
          <w:rFonts w:eastAsia="Times New Roman"/>
          <w:i/>
          <w:szCs w:val="30"/>
          <w:lang w:eastAsia="es-ES_tradnl"/>
        </w:rPr>
        <w:t xml:space="preserve"> una acción concreta y eficaz en la protección del medio ambiente</w:t>
      </w:r>
      <w:r w:rsidR="0080286D">
        <w:rPr>
          <w:rFonts w:eastAsia="Times New Roman"/>
          <w:i/>
          <w:szCs w:val="30"/>
          <w:lang w:eastAsia="es-ES_tradnl"/>
        </w:rPr>
        <w:t>,</w:t>
      </w:r>
      <w:r w:rsidRPr="00B36885">
        <w:rPr>
          <w:rFonts w:eastAsia="Times New Roman"/>
          <w:i/>
          <w:szCs w:val="30"/>
          <w:lang w:eastAsia="es-ES_tradnl"/>
        </w:rPr>
        <w:t xml:space="preserve"> y hacer una trasferencia solidaria al planeta</w:t>
      </w:r>
      <w:r>
        <w:rPr>
          <w:rFonts w:eastAsia="Times New Roman"/>
          <w:i/>
          <w:szCs w:val="30"/>
          <w:lang w:eastAsia="es-ES_tradnl"/>
        </w:rPr>
        <w:t>, representó un paso importante para nuestro ejercicio político</w:t>
      </w:r>
      <w:r w:rsidRPr="00B36885">
        <w:rPr>
          <w:rFonts w:eastAsia="Times New Roman"/>
          <w:i/>
          <w:szCs w:val="30"/>
          <w:lang w:eastAsia="es-ES_tradnl"/>
        </w:rPr>
        <w:t xml:space="preserve">. La propuesta inquietó a muchos: </w:t>
      </w:r>
      <w:r w:rsidRPr="00B36885">
        <w:rPr>
          <w:rFonts w:eastAsia="Times New Roman"/>
          <w:i/>
          <w:szCs w:val="30"/>
          <w:lang w:eastAsia="es-ES_tradnl"/>
        </w:rPr>
        <w:lastRenderedPageBreak/>
        <w:t>¿sacrificar una infraestructura turística para convertirla en una reserva natural, perdiendo el uso de esparcimiento familiar? Muchas podían ser las respuestas, pero en lo práctico y en cuanto a la utilización recreativa para el asociado, basta mirar la oferta de servicios turísticos regionales, nacionales o internacionales para evidenciar que la tradicional oferta en El Paraíso estaba fuera de base</w:t>
      </w:r>
      <w:r w:rsidR="0080286D">
        <w:rPr>
          <w:rFonts w:eastAsia="Times New Roman"/>
          <w:i/>
          <w:szCs w:val="30"/>
          <w:lang w:eastAsia="es-ES_tradnl"/>
        </w:rPr>
        <w:t>,</w:t>
      </w:r>
      <w:r w:rsidRPr="00B36885">
        <w:rPr>
          <w:rFonts w:eastAsia="Times New Roman"/>
          <w:i/>
          <w:szCs w:val="30"/>
          <w:lang w:eastAsia="es-ES_tradnl"/>
        </w:rPr>
        <w:t xml:space="preserve"> en un contexto de difícil competencia e inviable para ofrecer servicios en la dimensión de una adecuada propuesta hotelera.</w:t>
      </w:r>
      <w:r>
        <w:rPr>
          <w:rFonts w:eastAsia="Times New Roman"/>
          <w:i/>
          <w:szCs w:val="30"/>
          <w:lang w:eastAsia="es-ES_tradnl"/>
        </w:rPr>
        <w:t xml:space="preserve"> </w:t>
      </w:r>
      <w:r w:rsidRPr="00B36885">
        <w:rPr>
          <w:rFonts w:eastAsia="Times New Roman"/>
          <w:i/>
          <w:szCs w:val="24"/>
          <w:lang w:eastAsia="es-ES_tradnl"/>
        </w:rPr>
        <w:t xml:space="preserve">El Edén posibilita, en su trasformación, una opción de disfrute cualificado al ofrecer tanto a los asociados, a la comunidad cercana </w:t>
      </w:r>
      <w:r w:rsidR="0080286D" w:rsidRPr="00B36885">
        <w:rPr>
          <w:rFonts w:eastAsia="Times New Roman"/>
          <w:i/>
          <w:szCs w:val="24"/>
          <w:lang w:eastAsia="es-ES_tradnl"/>
        </w:rPr>
        <w:t>—</w:t>
      </w:r>
      <w:r w:rsidRPr="00B36885">
        <w:rPr>
          <w:rFonts w:eastAsia="Times New Roman"/>
          <w:i/>
          <w:szCs w:val="24"/>
          <w:lang w:eastAsia="es-ES_tradnl"/>
        </w:rPr>
        <w:t>que naturalmente sigue vinculada y beneficiada por el proyecto—, al sector educativo, a los investigadores y defensores del medio ambiente un espacio para el avistamiento de fauna, aprendizaje de la riqueza vegetal, contacto saludable con la naturaleza y convicción de compartir un legado para el bienestar de generaciones futuras.</w:t>
      </w:r>
      <w:r>
        <w:rPr>
          <w:rFonts w:eastAsia="Times New Roman"/>
          <w:i/>
          <w:szCs w:val="24"/>
          <w:lang w:eastAsia="es-ES_tradnl"/>
        </w:rPr>
        <w:t xml:space="preserve"> </w:t>
      </w:r>
      <w:commentRangeEnd w:id="36"/>
      <w:r w:rsidR="00210E54">
        <w:rPr>
          <w:rStyle w:val="Refdecomentario"/>
        </w:rPr>
        <w:commentReference w:id="36"/>
      </w:r>
    </w:p>
    <w:p w14:paraId="2C6A8D38" w14:textId="77777777" w:rsidR="0056202F" w:rsidRPr="00B36885" w:rsidRDefault="0056202F" w:rsidP="0056202F">
      <w:pPr>
        <w:spacing w:after="0"/>
        <w:rPr>
          <w:rFonts w:eastAsia="Times New Roman"/>
          <w:i/>
          <w:szCs w:val="24"/>
          <w:lang w:eastAsia="es-ES_tradnl"/>
        </w:rPr>
      </w:pPr>
    </w:p>
    <w:p w14:paraId="0EB8674D" w14:textId="77777777" w:rsidR="00B36885" w:rsidRDefault="00982644" w:rsidP="00210E54">
      <w:pPr>
        <w:pStyle w:val="Prrafodelista"/>
        <w:numPr>
          <w:ilvl w:val="0"/>
          <w:numId w:val="13"/>
        </w:numPr>
        <w:spacing w:after="0"/>
        <w:ind w:left="1440"/>
        <w:jc w:val="left"/>
        <w:rPr>
          <w:b/>
        </w:rPr>
      </w:pPr>
      <w:r w:rsidRPr="0056202F">
        <w:rPr>
          <w:b/>
        </w:rPr>
        <w:t>Campaña por el cuidado del agua como bien público</w:t>
      </w:r>
    </w:p>
    <w:p w14:paraId="535FB32A" w14:textId="77777777" w:rsidR="009565BC" w:rsidRPr="0056202F" w:rsidRDefault="009565BC" w:rsidP="009565BC">
      <w:pPr>
        <w:pStyle w:val="Prrafodelista"/>
        <w:spacing w:after="0"/>
        <w:ind w:left="1440"/>
        <w:jc w:val="left"/>
        <w:rPr>
          <w:b/>
        </w:rPr>
      </w:pPr>
    </w:p>
    <w:p w14:paraId="196922F5" w14:textId="24A2662C" w:rsidR="00B36885" w:rsidRDefault="005E55CE" w:rsidP="00210E54">
      <w:pPr>
        <w:ind w:left="1080"/>
      </w:pPr>
      <w:commentRangeStart w:id="37"/>
      <w:r>
        <w:rPr>
          <w:noProof/>
          <w:lang w:val="en-US"/>
        </w:rPr>
        <mc:AlternateContent>
          <mc:Choice Requires="wps">
            <w:drawing>
              <wp:anchor distT="0" distB="0" distL="114300" distR="114300" simplePos="0" relativeHeight="251692032" behindDoc="1" locked="0" layoutInCell="1" allowOverlap="1" wp14:anchorId="72BF664B" wp14:editId="0EB0831B">
                <wp:simplePos x="0" y="0"/>
                <wp:positionH relativeFrom="column">
                  <wp:posOffset>3810000</wp:posOffset>
                </wp:positionH>
                <wp:positionV relativeFrom="paragraph">
                  <wp:posOffset>2096135</wp:posOffset>
                </wp:positionV>
                <wp:extent cx="3039110" cy="407035"/>
                <wp:effectExtent l="0" t="0" r="8890" b="0"/>
                <wp:wrapTight wrapText="bothSides">
                  <wp:wrapPolygon edited="0">
                    <wp:start x="0" y="0"/>
                    <wp:lineTo x="0" y="20218"/>
                    <wp:lineTo x="21528" y="20218"/>
                    <wp:lineTo x="21528" y="0"/>
                    <wp:lineTo x="0" y="0"/>
                  </wp:wrapPolygon>
                </wp:wrapTight>
                <wp:docPr id="27" name="Cuadro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39110" cy="407035"/>
                        </a:xfrm>
                        <a:prstGeom prst="rect">
                          <a:avLst/>
                        </a:prstGeom>
                        <a:solidFill>
                          <a:prstClr val="white"/>
                        </a:solidFill>
                        <a:ln>
                          <a:noFill/>
                        </a:ln>
                        <a:effectLst/>
                      </wps:spPr>
                      <wps:txbx>
                        <w:txbxContent>
                          <w:p w14:paraId="04B15D55" w14:textId="77777777" w:rsidR="00CD6BE7" w:rsidRPr="00BD5D41" w:rsidRDefault="00CD6BE7" w:rsidP="002F2CE9">
                            <w:pPr>
                              <w:pStyle w:val="Descripcin"/>
                              <w:jc w:val="center"/>
                              <w:rPr>
                                <w:noProof/>
                              </w:rPr>
                            </w:pPr>
                            <w:r>
                              <w:t xml:space="preserve">Imagen </w:t>
                            </w:r>
                            <w:r>
                              <w:rPr>
                                <w:noProof/>
                              </w:rPr>
                              <w:fldChar w:fldCharType="begin"/>
                            </w:r>
                            <w:r>
                              <w:rPr>
                                <w:noProof/>
                              </w:rPr>
                              <w:instrText xml:space="preserve"> SEQ Imagen \* ARABIC </w:instrText>
                            </w:r>
                            <w:r>
                              <w:rPr>
                                <w:noProof/>
                              </w:rPr>
                              <w:fldChar w:fldCharType="separate"/>
                            </w:r>
                            <w:r w:rsidR="00FC6D55">
                              <w:rPr>
                                <w:noProof/>
                              </w:rPr>
                              <w:t>11</w:t>
                            </w:r>
                            <w:r>
                              <w:rPr>
                                <w:noProof/>
                              </w:rPr>
                              <w:fldChar w:fldCharType="end"/>
                            </w:r>
                            <w:r>
                              <w:t>. Cuidado del agua. Recuperado de Pixabay.com el 3 de junio de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2BF664B" id="Cuadro de texto 27" o:spid="_x0000_s1035" type="#_x0000_t202" style="position:absolute;left:0;text-align:left;margin-left:300pt;margin-top:165.05pt;width:239.3pt;height:32.0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" stroked="f">
                <v:path arrowok="t"/>
                <v:textbox style="mso-fit-shape-to-text:t" inset="0,0,0,0">
                  <w:txbxContent>
                    <w:p w14:paraId="04B15D55" w14:textId="77777777" w:rsidR="00CD6BE7" w:rsidRPr="00BD5D41" w:rsidRDefault="00CD6BE7" w:rsidP="002F2CE9">
                      <w:pPr>
                        <w:pStyle w:val="Descripcin"/>
                        <w:jc w:val="center"/>
                        <w:rPr>
                          <w:noProof/>
                        </w:rPr>
                      </w:pPr>
                      <w:r>
                        <w:t xml:space="preserve">Imagen </w:t>
                      </w:r>
                      <w:r>
                        <w:rPr>
                          <w:noProof/>
                        </w:rPr>
                        <w:fldChar w:fldCharType="begin"/>
                      </w:r>
                      <w:r>
                        <w:rPr>
                          <w:noProof/>
                        </w:rPr>
                        <w:instrText xml:space="preserve"> SEQ Imagen \* ARABIC </w:instrText>
                      </w:r>
                      <w:r>
                        <w:rPr>
                          <w:noProof/>
                        </w:rPr>
                        <w:fldChar w:fldCharType="separate"/>
                      </w:r>
                      <w:r w:rsidR="00FC6D55">
                        <w:rPr>
                          <w:noProof/>
                        </w:rPr>
                        <w:t>11</w:t>
                      </w:r>
                      <w:r>
                        <w:rPr>
                          <w:noProof/>
                        </w:rPr>
                        <w:fldChar w:fldCharType="end"/>
                      </w:r>
                      <w:r>
                        <w:t>. Cuidado del agua. Recuperado de Pixabay.com el 3 de junio de 2019</w:t>
                      </w:r>
                    </w:p>
                  </w:txbxContent>
                </v:textbox>
                <w10:wrap type="tight"/>
              </v:shape>
            </w:pict>
          </mc:Fallback>
        </mc:AlternateContent>
      </w:r>
      <w:r w:rsidR="00924DCC">
        <w:rPr>
          <w:noProof/>
          <w:lang w:val="en-US"/>
        </w:rPr>
        <w:drawing>
          <wp:anchor distT="0" distB="0" distL="114300" distR="114300" simplePos="0" relativeHeight="251689984" behindDoc="1" locked="0" layoutInCell="1" allowOverlap="1" wp14:anchorId="33C44BAD" wp14:editId="0C97EC37">
            <wp:simplePos x="0" y="0"/>
            <wp:positionH relativeFrom="margin">
              <wp:align>right</wp:align>
            </wp:positionH>
            <wp:positionV relativeFrom="paragraph">
              <wp:posOffset>12912</wp:posOffset>
            </wp:positionV>
            <wp:extent cx="3039533" cy="2026355"/>
            <wp:effectExtent l="0" t="0" r="8890" b="0"/>
            <wp:wrapTight wrapText="bothSides">
              <wp:wrapPolygon edited="0">
                <wp:start x="0" y="0"/>
                <wp:lineTo x="0" y="21322"/>
                <wp:lineTo x="21528" y="21322"/>
                <wp:lineTo x="21528" y="0"/>
                <wp:lineTo x="0" y="0"/>
              </wp:wrapPolygon>
            </wp:wrapTight>
            <wp:docPr id="26" name="Imagen 26" descr="Gotas De Agua, El Agua, LÃ­quido, Fresco, Bienven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otas De Agua, El Agua, LÃ­quido, Fresco, Bienvenid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39533" cy="2026355"/>
                    </a:xfrm>
                    <a:prstGeom prst="rect">
                      <a:avLst/>
                    </a:prstGeom>
                    <a:noFill/>
                    <a:ln>
                      <a:noFill/>
                    </a:ln>
                  </pic:spPr>
                </pic:pic>
              </a:graphicData>
            </a:graphic>
          </wp:anchor>
        </w:drawing>
      </w:r>
      <w:commentRangeEnd w:id="37"/>
      <w:r w:rsidR="00192C6C">
        <w:rPr>
          <w:rStyle w:val="Refdecomentario"/>
        </w:rPr>
        <w:commentReference w:id="37"/>
      </w:r>
      <w:r w:rsidR="00982644">
        <w:t>Desde hace varios años, la Cooperativa ha respaldado y articulado acciones en pro del agua como un bien público, entre las que podemos contar la campaña del referendo por el agua</w:t>
      </w:r>
      <w:r w:rsidR="00B47226">
        <w:t xml:space="preserve"> y </w:t>
      </w:r>
      <w:r w:rsidR="00982644">
        <w:t>las escuelas comunitarias del agua</w:t>
      </w:r>
      <w:r w:rsidR="00B47226">
        <w:t xml:space="preserve"> (</w:t>
      </w:r>
      <w:r w:rsidR="00982644">
        <w:t>procesos de formación para la cualificación de la gestión de los acueductos comunitarios y para el fortalecimiento organizativo de los mismos</w:t>
      </w:r>
      <w:r w:rsidR="00B47226">
        <w:t>)</w:t>
      </w:r>
      <w:r w:rsidR="000B6B56">
        <w:t>. Además, se han impulsado acciones legislativas para impulsar un marco jurídico que fortalezca</w:t>
      </w:r>
      <w:r w:rsidR="00563E5D">
        <w:t>,</w:t>
      </w:r>
      <w:r w:rsidR="000B6B56">
        <w:t xml:space="preserve"> proteja y bri</w:t>
      </w:r>
      <w:r w:rsidR="00563E5D">
        <w:t>n</w:t>
      </w:r>
      <w:r w:rsidR="000B6B56">
        <w:t xml:space="preserve">de instrumentos de </w:t>
      </w:r>
      <w:r w:rsidR="009939D9">
        <w:t>gestión</w:t>
      </w:r>
      <w:r w:rsidR="000B6B56">
        <w:t xml:space="preserve"> para las iniciativas ciudadanas que permiten el acceso al agua.</w:t>
      </w:r>
    </w:p>
    <w:p w14:paraId="716EDC87" w14:textId="77777777" w:rsidR="009D31E7" w:rsidRDefault="009D31E7" w:rsidP="00B36885"/>
    <w:p w14:paraId="450F2AD8" w14:textId="77777777" w:rsidR="009D31E7" w:rsidRDefault="009D31E7" w:rsidP="00B36885"/>
    <w:p w14:paraId="71EB676C" w14:textId="77777777" w:rsidR="00F5046D" w:rsidRPr="001F5900" w:rsidRDefault="00F5046D" w:rsidP="00210E54">
      <w:pPr>
        <w:pStyle w:val="Ttulo2"/>
      </w:pPr>
      <w:bookmarkStart w:id="38" w:name="_Toc10479486"/>
      <w:r w:rsidRPr="001F5900">
        <w:t>Dimensión económica</w:t>
      </w:r>
      <w:bookmarkEnd w:id="38"/>
    </w:p>
    <w:p w14:paraId="6EEB9AF5" w14:textId="77777777" w:rsidR="00F5046D" w:rsidRDefault="00F5046D" w:rsidP="003F1E0F">
      <w:pPr>
        <w:ind w:left="360"/>
      </w:pPr>
    </w:p>
    <w:p w14:paraId="5FA4AB9A" w14:textId="77777777" w:rsidR="00693654" w:rsidRDefault="003F1E0F" w:rsidP="002F2CE9">
      <w:r>
        <w:t xml:space="preserve">La dimensión económica en Confiar pasa por comprender que cualquier tipo de intermediación de carácter </w:t>
      </w:r>
      <w:r w:rsidR="00553B35">
        <w:t xml:space="preserve">financiero </w:t>
      </w:r>
      <w:r>
        <w:t xml:space="preserve">y/o </w:t>
      </w:r>
      <w:r w:rsidR="00553B35">
        <w:t xml:space="preserve">económico </w:t>
      </w:r>
      <w:r>
        <w:t xml:space="preserve">tiene como eje central al ser humano </w:t>
      </w:r>
      <w:r w:rsidR="00F12C81">
        <w:t>antes que</w:t>
      </w:r>
      <w:r>
        <w:t xml:space="preserve"> </w:t>
      </w:r>
      <w:r w:rsidR="00553B35">
        <w:t xml:space="preserve">el </w:t>
      </w:r>
      <w:r>
        <w:t>dinero. Comprender esto que parece tan evidente</w:t>
      </w:r>
      <w:r w:rsidR="00F12C81">
        <w:t xml:space="preserve"> </w:t>
      </w:r>
      <w:r w:rsidR="00553B35" w:rsidRPr="00B36885">
        <w:rPr>
          <w:rFonts w:eastAsia="Times New Roman"/>
          <w:i/>
          <w:szCs w:val="24"/>
          <w:lang w:eastAsia="es-ES_tradnl"/>
        </w:rPr>
        <w:t>—</w:t>
      </w:r>
      <w:r w:rsidR="00F12C81">
        <w:t xml:space="preserve">pero que en </w:t>
      </w:r>
      <w:r w:rsidR="00DF70D9">
        <w:t>muchos escenarios</w:t>
      </w:r>
      <w:r w:rsidR="00F12C81">
        <w:t xml:space="preserve"> no lo es</w:t>
      </w:r>
      <w:r w:rsidR="00553B35" w:rsidRPr="00B36885">
        <w:rPr>
          <w:rFonts w:eastAsia="Times New Roman"/>
          <w:i/>
          <w:szCs w:val="24"/>
          <w:lang w:eastAsia="es-ES_tradnl"/>
        </w:rPr>
        <w:t>—</w:t>
      </w:r>
      <w:r w:rsidR="00F12C81">
        <w:t>,</w:t>
      </w:r>
      <w:r>
        <w:t xml:space="preserve"> nos ha permitido hacer posible un proyecto en el que </w:t>
      </w:r>
      <w:r w:rsidR="00F12C81">
        <w:t>la acumulación de dinero o el crecimiento no son una prioridad, y en cambio, tenemos como un principio estructural la dignificación del ser humano</w:t>
      </w:r>
      <w:r w:rsidR="00E86A6A">
        <w:t>. Est</w:t>
      </w:r>
      <w:r w:rsidR="00DF70D9">
        <w:t xml:space="preserve">as decisiones constituyen </w:t>
      </w:r>
      <w:r w:rsidR="00E86A6A">
        <w:t>una p</w:t>
      </w:r>
      <w:r w:rsidR="005801BB">
        <w:t>os</w:t>
      </w:r>
      <w:r w:rsidR="00E86A6A">
        <w:t>tura política, por lo tanto, la dimensión económica en nuestra cooperativa está construida desde decisiones que atraviesan al ser humano y la transformación de su entorno como principio y fin de nuestro ejercicio económico</w:t>
      </w:r>
      <w:r w:rsidR="00DF70D9">
        <w:t xml:space="preserve">. </w:t>
      </w:r>
    </w:p>
    <w:p w14:paraId="4B5823DD" w14:textId="77777777" w:rsidR="003F1E0F" w:rsidRDefault="00E86A6A" w:rsidP="00693654">
      <w:pPr>
        <w:pStyle w:val="Conexin"/>
      </w:pPr>
      <w:r>
        <w:t xml:space="preserve">Veamos a continuación dos ejemplos que nos permiten comprender esta dimensión: </w:t>
      </w:r>
    </w:p>
    <w:p w14:paraId="0F64A4DD" w14:textId="77777777" w:rsidR="00CF4AFE" w:rsidRDefault="00CF4AFE" w:rsidP="00E86A6A">
      <w:pPr>
        <w:ind w:left="360"/>
      </w:pPr>
    </w:p>
    <w:p w14:paraId="23156204" w14:textId="77777777" w:rsidR="00F5046D" w:rsidRPr="00C76E00" w:rsidRDefault="00F5046D" w:rsidP="009565BC">
      <w:pPr>
        <w:pStyle w:val="Prrafodelista"/>
        <w:numPr>
          <w:ilvl w:val="0"/>
          <w:numId w:val="16"/>
        </w:numPr>
        <w:spacing w:after="0"/>
        <w:ind w:left="1530"/>
        <w:jc w:val="left"/>
        <w:rPr>
          <w:b/>
        </w:rPr>
      </w:pPr>
      <w:commentRangeStart w:id="39"/>
      <w:r w:rsidRPr="00C76E00">
        <w:rPr>
          <w:b/>
        </w:rPr>
        <w:t xml:space="preserve">Intermediación </w:t>
      </w:r>
      <w:commentRangeEnd w:id="39"/>
      <w:r w:rsidR="00693654">
        <w:rPr>
          <w:rStyle w:val="Refdecomentario"/>
        </w:rPr>
        <w:commentReference w:id="39"/>
      </w:r>
      <w:r w:rsidRPr="00C76E00">
        <w:rPr>
          <w:b/>
        </w:rPr>
        <w:t>financiera con solidaridad</w:t>
      </w:r>
    </w:p>
    <w:p w14:paraId="065E01FB" w14:textId="77777777" w:rsidR="00EB1EC0" w:rsidRDefault="00EB1EC0" w:rsidP="00EB1EC0">
      <w:pPr>
        <w:spacing w:after="0"/>
        <w:jc w:val="left"/>
      </w:pPr>
    </w:p>
    <w:p w14:paraId="5F7EBB72" w14:textId="07953667" w:rsidR="00900637" w:rsidRDefault="005E55CE" w:rsidP="00210E54">
      <w:pPr>
        <w:spacing w:after="0"/>
        <w:ind w:left="1080"/>
      </w:pPr>
      <w:commentRangeStart w:id="40"/>
      <w:ins w:id="41" w:author="Carolina Llanos Tobón" w:date="2019-06-03T18:27:00Z">
        <w:r>
          <w:rPr>
            <w:noProof/>
            <w:lang w:val="en-US"/>
          </w:rPr>
          <mc:AlternateContent>
            <mc:Choice Requires="wps">
              <w:drawing>
                <wp:anchor distT="0" distB="0" distL="114300" distR="114300" simplePos="0" relativeHeight="251695104" behindDoc="1" locked="0" layoutInCell="1" allowOverlap="1" wp14:anchorId="3B4DAE95" wp14:editId="2B481688">
                  <wp:simplePos x="0" y="0"/>
                  <wp:positionH relativeFrom="column">
                    <wp:posOffset>3086100</wp:posOffset>
                  </wp:positionH>
                  <wp:positionV relativeFrom="paragraph">
                    <wp:posOffset>2574290</wp:posOffset>
                  </wp:positionV>
                  <wp:extent cx="3766820" cy="407035"/>
                  <wp:effectExtent l="0" t="0" r="5080" b="0"/>
                  <wp:wrapTight wrapText="bothSides">
                    <wp:wrapPolygon edited="0">
                      <wp:start x="0" y="0"/>
                      <wp:lineTo x="0" y="20218"/>
                      <wp:lineTo x="21520" y="20218"/>
                      <wp:lineTo x="21520" y="0"/>
                      <wp:lineTo x="0" y="0"/>
                    </wp:wrapPolygon>
                  </wp:wrapTight>
                  <wp:docPr id="33" name="Cuadro de texto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66820" cy="407035"/>
                          </a:xfrm>
                          <a:prstGeom prst="rect">
                            <a:avLst/>
                          </a:prstGeom>
                          <a:solidFill>
                            <a:prstClr val="white"/>
                          </a:solidFill>
                          <a:ln>
                            <a:noFill/>
                          </a:ln>
                          <a:effectLst/>
                        </wps:spPr>
                        <wps:txbx>
                          <w:txbxContent>
                            <w:p w14:paraId="3EE2FE39" w14:textId="77777777" w:rsidR="00CD6BE7" w:rsidRPr="00092B6F" w:rsidRDefault="00CD6BE7" w:rsidP="002F2CE9">
                              <w:pPr>
                                <w:pStyle w:val="Descripcin"/>
                                <w:jc w:val="center"/>
                                <w:rPr>
                                  <w:noProof/>
                                </w:rPr>
                              </w:pPr>
                              <w:r>
                                <w:t xml:space="preserve">Imagen </w:t>
                              </w:r>
                              <w:r>
                                <w:rPr>
                                  <w:noProof/>
                                </w:rPr>
                                <w:fldChar w:fldCharType="begin"/>
                              </w:r>
                              <w:r>
                                <w:rPr>
                                  <w:noProof/>
                                </w:rPr>
                                <w:instrText xml:space="preserve"> SEQ Imagen \* ARABIC </w:instrText>
                              </w:r>
                              <w:r>
                                <w:rPr>
                                  <w:noProof/>
                                </w:rPr>
                                <w:fldChar w:fldCharType="separate"/>
                              </w:r>
                              <w:r w:rsidR="00FC6D55">
                                <w:rPr>
                                  <w:noProof/>
                                </w:rPr>
                                <w:t>12</w:t>
                              </w:r>
                              <w:r>
                                <w:rPr>
                                  <w:noProof/>
                                </w:rPr>
                                <w:fldChar w:fldCharType="end"/>
                              </w:r>
                              <w:r>
                                <w:t>. Ahorrar con paciencia y gastar con parsimonia. Recuperado de Pixabay.com el 3 de junio de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B4DAE95" id="Cuadro de texto 33" o:spid="_x0000_s1036" type="#_x0000_t202" style="position:absolute;left:0;text-align:left;margin-left:243pt;margin-top:202.7pt;width:296.6pt;height:32.0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" stroked="f">
                  <v:path arrowok="t"/>
                  <v:textbox style="mso-fit-shape-to-text:t" inset="0,0,0,0">
                    <w:txbxContent>
                      <w:p w14:paraId="3EE2FE39" w14:textId="77777777" w:rsidR="00CD6BE7" w:rsidRPr="00092B6F" w:rsidRDefault="00CD6BE7" w:rsidP="002F2CE9">
                        <w:pPr>
                          <w:pStyle w:val="Descripcin"/>
                          <w:jc w:val="center"/>
                          <w:rPr>
                            <w:noProof/>
                          </w:rPr>
                        </w:pPr>
                        <w:r>
                          <w:t xml:space="preserve">Imagen </w:t>
                        </w:r>
                        <w:r>
                          <w:rPr>
                            <w:noProof/>
                          </w:rPr>
                          <w:fldChar w:fldCharType="begin"/>
                        </w:r>
                        <w:r>
                          <w:rPr>
                            <w:noProof/>
                          </w:rPr>
                          <w:instrText xml:space="preserve"> SEQ Imagen \* ARABIC </w:instrText>
                        </w:r>
                        <w:r>
                          <w:rPr>
                            <w:noProof/>
                          </w:rPr>
                          <w:fldChar w:fldCharType="separate"/>
                        </w:r>
                        <w:r w:rsidR="00FC6D55">
                          <w:rPr>
                            <w:noProof/>
                          </w:rPr>
                          <w:t>12</w:t>
                        </w:r>
                        <w:r>
                          <w:rPr>
                            <w:noProof/>
                          </w:rPr>
                          <w:fldChar w:fldCharType="end"/>
                        </w:r>
                        <w:r>
                          <w:t>. Ahorrar con paciencia y gastar con parsimonia. Recuperado de Pixabay.com el 3 de junio de 2019</w:t>
                        </w:r>
                      </w:p>
                    </w:txbxContent>
                  </v:textbox>
                  <w10:wrap type="tight"/>
                </v:shape>
              </w:pict>
            </mc:Fallback>
          </mc:AlternateContent>
        </w:r>
      </w:ins>
      <w:ins w:id="42" w:author="Carolina Llanos Tobón" w:date="2019-06-03T18:26:00Z">
        <w:r w:rsidR="00527597">
          <w:rPr>
            <w:noProof/>
            <w:lang w:val="en-US"/>
          </w:rPr>
          <w:drawing>
            <wp:anchor distT="0" distB="0" distL="114300" distR="114300" simplePos="0" relativeHeight="251693056" behindDoc="1" locked="0" layoutInCell="1" allowOverlap="1" wp14:anchorId="2E2F513D" wp14:editId="684C5318">
              <wp:simplePos x="0" y="0"/>
              <wp:positionH relativeFrom="margin">
                <wp:align>right</wp:align>
              </wp:positionH>
              <wp:positionV relativeFrom="paragraph">
                <wp:posOffset>6350</wp:posOffset>
              </wp:positionV>
              <wp:extent cx="3766820" cy="2510790"/>
              <wp:effectExtent l="0" t="0" r="5080" b="3810"/>
              <wp:wrapTight wrapText="bothSides">
                <wp:wrapPolygon edited="0">
                  <wp:start x="0" y="0"/>
                  <wp:lineTo x="0" y="21469"/>
                  <wp:lineTo x="21520" y="21469"/>
                  <wp:lineTo x="21520" y="0"/>
                  <wp:lineTo x="0" y="0"/>
                </wp:wrapPolygon>
              </wp:wrapTight>
              <wp:docPr id="31" name="Imagen 31" descr="Dinero, Ganancia, Las Finanzas, Negocio, Re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nero, Ganancia, Las Finanzas, Negocio, Retorn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66820" cy="2510790"/>
                      </a:xfrm>
                      <a:prstGeom prst="rect">
                        <a:avLst/>
                      </a:prstGeom>
                      <a:noFill/>
                      <a:ln>
                        <a:noFill/>
                      </a:ln>
                    </pic:spPr>
                  </pic:pic>
                </a:graphicData>
              </a:graphic>
            </wp:anchor>
          </w:drawing>
        </w:r>
      </w:ins>
      <w:commentRangeEnd w:id="40"/>
      <w:ins w:id="43" w:author="Carolina Llanos Tobón" w:date="2019-06-03T18:27:00Z">
        <w:r w:rsidR="00192C6C">
          <w:rPr>
            <w:rStyle w:val="Refdecomentario"/>
          </w:rPr>
          <w:commentReference w:id="40"/>
        </w:r>
      </w:ins>
      <w:r w:rsidR="00EB1EC0" w:rsidRPr="00EB1EC0">
        <w:rPr>
          <w:i/>
        </w:rPr>
        <w:t>Ahorrar con paciencia y gastar con parsimonia</w:t>
      </w:r>
      <w:r w:rsidR="00EB1EC0">
        <w:t xml:space="preserve"> es el sustento filosófico de nuestra actividad financiera. Esto se ve materializado en la posibilidad de ofrecer un portafolio de productos y servicios tan incluyentes como las regulaciones del medio nos lo permiten. En este sentido, y siguiendo con una de las enseñanzas de Luis Razeto, la solidaridad no debe pensarse antes o después de la actividad económica, sino que debe hacer presencia permanente</w:t>
      </w:r>
      <w:r w:rsidR="00EE6278">
        <w:t xml:space="preserve">. Esto </w:t>
      </w:r>
      <w:r w:rsidR="00EB1EC0">
        <w:t>lo traducimos en la intermedia</w:t>
      </w:r>
      <w:r w:rsidR="008C7E2F">
        <w:t>ción financiera con solidaridad,</w:t>
      </w:r>
      <w:r w:rsidR="00EB1EC0">
        <w:t xml:space="preserve"> una intermediación financiera </w:t>
      </w:r>
      <w:r w:rsidR="008C7E2F">
        <w:t xml:space="preserve">que privilegia el acceso y las posibilidades para las personas. </w:t>
      </w:r>
    </w:p>
    <w:p w14:paraId="1BE9E646" w14:textId="77777777" w:rsidR="00900637" w:rsidRDefault="00900637" w:rsidP="00210E54">
      <w:pPr>
        <w:spacing w:after="0"/>
        <w:ind w:left="1080"/>
      </w:pPr>
    </w:p>
    <w:p w14:paraId="7733C772" w14:textId="77777777" w:rsidR="00900637" w:rsidRDefault="008C7E2F" w:rsidP="00210E54">
      <w:pPr>
        <w:spacing w:after="0"/>
        <w:ind w:left="1080"/>
      </w:pPr>
      <w:r>
        <w:t xml:space="preserve">Confiar ha buscado incentivar más el ahorro que el crédito, tratando de dar a entender a la base social que la mejor manera de cumplir los sueños es planeando y organizando la economía y no necesariamente endeudándose. </w:t>
      </w:r>
      <w:r w:rsidR="00900637">
        <w:t xml:space="preserve">Por ello, ofrece </w:t>
      </w:r>
      <w:r w:rsidR="00EE6278">
        <w:t>A</w:t>
      </w:r>
      <w:r w:rsidR="00900637">
        <w:t xml:space="preserve">horro a la vista, disponible para que cada persona pueda mover su dinero como quiera; productos como los CDT y CDAT, que permiten ahorros programados e intereses solidarios; </w:t>
      </w:r>
      <w:r w:rsidR="00EE6278">
        <w:t xml:space="preserve">Títulos </w:t>
      </w:r>
      <w:r w:rsidR="00900637">
        <w:t xml:space="preserve">futuro y </w:t>
      </w:r>
      <w:r w:rsidR="00EE6278">
        <w:t xml:space="preserve">Ahorro </w:t>
      </w:r>
      <w:r w:rsidR="00900637">
        <w:t xml:space="preserve">con futuro para niños, niñas y jóvenes. </w:t>
      </w:r>
    </w:p>
    <w:p w14:paraId="18774D36" w14:textId="77777777" w:rsidR="00900637" w:rsidRDefault="00900637" w:rsidP="00210E54">
      <w:pPr>
        <w:spacing w:after="0"/>
        <w:ind w:left="1080"/>
      </w:pPr>
    </w:p>
    <w:p w14:paraId="33D9E091" w14:textId="77777777" w:rsidR="00EB1EC0" w:rsidRDefault="008C7E2F" w:rsidP="00210E54">
      <w:pPr>
        <w:spacing w:after="0"/>
        <w:ind w:left="1080"/>
      </w:pPr>
      <w:r>
        <w:t xml:space="preserve">Sin embargo, promueve el endeudamiento para la compra de casa, pues es consciente de que la vivienda propia y digna hace parte del bienvivir. Ofrece tarjetas de crédito, </w:t>
      </w:r>
      <w:r w:rsidR="004D5225">
        <w:t>pues</w:t>
      </w:r>
      <w:r>
        <w:t xml:space="preserve"> contamos con personas dentro de nuestra base social que viajan a otros países o que usan herramientas</w:t>
      </w:r>
      <w:r w:rsidR="00EB1EC0">
        <w:t xml:space="preserve"> </w:t>
      </w:r>
      <w:r>
        <w:t xml:space="preserve">digitales, y esta tarjeta se ha vuelto indispensable para este tipo de acciones, pero intenta siempre mantener una tasa de interés muy baja para que muchas personas puedan acceder a ella. De este modo se garantiza que el crédito no necesariamente se convierta en un proceso complejo y lleno de requisitos, pues una tarjeta de crédito permite esta posibilidad siempre a la mano. También está el </w:t>
      </w:r>
      <w:r w:rsidR="004D5225">
        <w:rPr>
          <w:i/>
        </w:rPr>
        <w:t>C</w:t>
      </w:r>
      <w:r w:rsidR="004D5225" w:rsidRPr="009939D9">
        <w:rPr>
          <w:i/>
        </w:rPr>
        <w:t>rediaporte</w:t>
      </w:r>
      <w:r>
        <w:t xml:space="preserve">, </w:t>
      </w:r>
      <w:r w:rsidR="004D5225">
        <w:t xml:space="preserve">el cual es </w:t>
      </w:r>
      <w:r>
        <w:t>un reconocimiento a la solidaridad de cada persona asociada, pues depende de los aportes sociales y se puede acceder a este de manera muy fácil y rápida.</w:t>
      </w:r>
    </w:p>
    <w:p w14:paraId="4888ED3F" w14:textId="77777777" w:rsidR="008C7E2F" w:rsidRDefault="008C7E2F" w:rsidP="00210E54">
      <w:pPr>
        <w:spacing w:after="0"/>
        <w:ind w:left="1080"/>
        <w:jc w:val="left"/>
      </w:pPr>
    </w:p>
    <w:p w14:paraId="48026A2B" w14:textId="77777777" w:rsidR="00CF4AFE" w:rsidRPr="00B36885" w:rsidRDefault="00CF4AFE" w:rsidP="00210E54">
      <w:pPr>
        <w:spacing w:after="0"/>
        <w:ind w:left="1440"/>
        <w:rPr>
          <w:rFonts w:eastAsia="Times New Roman"/>
          <w:i/>
          <w:szCs w:val="30"/>
          <w:lang w:eastAsia="es-ES_tradnl"/>
        </w:rPr>
      </w:pPr>
      <w:commentRangeStart w:id="44"/>
      <w:r>
        <w:rPr>
          <w:rFonts w:eastAsia="Times New Roman"/>
          <w:i/>
          <w:szCs w:val="30"/>
          <w:lang w:eastAsia="es-ES_tradnl"/>
        </w:rPr>
        <w:t>Confiar ha tenido siempre presente</w:t>
      </w:r>
      <w:r w:rsidRPr="00A44632">
        <w:rPr>
          <w:rFonts w:eastAsia="Times New Roman"/>
          <w:i/>
          <w:szCs w:val="30"/>
          <w:lang w:eastAsia="es-ES_tradnl"/>
        </w:rPr>
        <w:t xml:space="preserve"> cómo con acertada atención a su desarrollo y crecimiento</w:t>
      </w:r>
      <w:r>
        <w:rPr>
          <w:rFonts w:eastAsia="Times New Roman"/>
          <w:i/>
          <w:szCs w:val="30"/>
          <w:lang w:eastAsia="es-ES_tradnl"/>
        </w:rPr>
        <w:t xml:space="preserve">, </w:t>
      </w:r>
      <w:r w:rsidRPr="00A44632">
        <w:rPr>
          <w:rFonts w:eastAsia="Times New Roman"/>
          <w:i/>
          <w:szCs w:val="30"/>
          <w:lang w:eastAsia="es-ES_tradnl"/>
        </w:rPr>
        <w:t>se supo señalar con claridad el modo para conjugar el compromiso social con su actividad financiera. El comportamiento de la Cooperativa en el ámbito económico cultivó la confianza en los estamentos institucionales. Su nombre era sinónimo de cultura solidaria</w:t>
      </w:r>
      <w:r w:rsidR="007D0406">
        <w:rPr>
          <w:rFonts w:eastAsia="Times New Roman"/>
          <w:i/>
          <w:szCs w:val="30"/>
          <w:lang w:eastAsia="es-ES_tradnl"/>
        </w:rPr>
        <w:t>,</w:t>
      </w:r>
      <w:r w:rsidR="007D0406" w:rsidRPr="00A44632">
        <w:rPr>
          <w:rFonts w:eastAsia="Times New Roman"/>
          <w:i/>
          <w:szCs w:val="30"/>
          <w:lang w:eastAsia="es-ES_tradnl"/>
        </w:rPr>
        <w:t xml:space="preserve"> </w:t>
      </w:r>
      <w:r w:rsidRPr="00A44632">
        <w:rPr>
          <w:rFonts w:eastAsia="Times New Roman"/>
          <w:i/>
          <w:szCs w:val="30"/>
          <w:lang w:eastAsia="es-ES_tradnl"/>
        </w:rPr>
        <w:t xml:space="preserve">su actividad, ejemplo </w:t>
      </w:r>
      <w:r w:rsidRPr="00A44632">
        <w:rPr>
          <w:rFonts w:eastAsia="Times New Roman"/>
          <w:i/>
          <w:szCs w:val="30"/>
          <w:lang w:eastAsia="es-ES_tradnl"/>
        </w:rPr>
        <w:lastRenderedPageBreak/>
        <w:t>de integración</w:t>
      </w:r>
      <w:r w:rsidR="007D0406">
        <w:rPr>
          <w:rFonts w:eastAsia="Times New Roman"/>
          <w:i/>
          <w:szCs w:val="30"/>
          <w:lang w:eastAsia="es-ES_tradnl"/>
        </w:rPr>
        <w:t>;</w:t>
      </w:r>
      <w:r w:rsidR="007D0406" w:rsidRPr="00A44632">
        <w:rPr>
          <w:rFonts w:eastAsia="Times New Roman"/>
          <w:i/>
          <w:szCs w:val="30"/>
          <w:lang w:eastAsia="es-ES_tradnl"/>
        </w:rPr>
        <w:t xml:space="preserve"> </w:t>
      </w:r>
      <w:r w:rsidRPr="00A44632">
        <w:rPr>
          <w:rFonts w:eastAsia="Times New Roman"/>
          <w:i/>
          <w:szCs w:val="30"/>
          <w:lang w:eastAsia="es-ES_tradnl"/>
        </w:rPr>
        <w:t>su manejo financiero, cuidadoso y certero. El compromiso con el pacto de ser auténtica cooperativa se mantuvo más allá de las veleidades del reconocimiento y adoptó, por el contrario, un énfasis en el universo verbal del cooperativismo para enfrentar esa tendencia que apañab</w:t>
      </w:r>
      <w:r w:rsidRPr="00B36885">
        <w:rPr>
          <w:rFonts w:eastAsia="Times New Roman"/>
          <w:i/>
          <w:szCs w:val="30"/>
          <w:lang w:eastAsia="es-ES_tradnl"/>
        </w:rPr>
        <w:t xml:space="preserve">a </w:t>
      </w:r>
      <w:r w:rsidRPr="00145E6B">
        <w:rPr>
          <w:rFonts w:eastAsia="Times New Roman"/>
          <w:i/>
          <w:szCs w:val="30"/>
          <w:lang w:eastAsia="es-ES_tradnl"/>
        </w:rPr>
        <w:t>el dominio con la proclama de bancarizar la economía mundial, y ante esa peligrosa orden antepuso el cooperativizar</w:t>
      </w:r>
      <w:r w:rsidR="007D0406">
        <w:rPr>
          <w:rFonts w:eastAsia="Times New Roman"/>
          <w:i/>
          <w:szCs w:val="30"/>
          <w:lang w:eastAsia="es-ES_tradnl"/>
        </w:rPr>
        <w:t>,</w:t>
      </w:r>
      <w:r w:rsidRPr="00145E6B">
        <w:rPr>
          <w:rFonts w:eastAsia="Times New Roman"/>
          <w:i/>
          <w:szCs w:val="30"/>
          <w:lang w:eastAsia="es-ES_tradnl"/>
        </w:rPr>
        <w:t xml:space="preserve"> pensando en ampliar el acceso cooperativo con su</w:t>
      </w:r>
      <w:r w:rsidRPr="00B36885">
        <w:rPr>
          <w:rFonts w:eastAsia="Times New Roman"/>
          <w:i/>
          <w:szCs w:val="30"/>
          <w:lang w:eastAsia="es-ES_tradnl"/>
        </w:rPr>
        <w:t xml:space="preserve"> </w:t>
      </w:r>
      <w:r w:rsidRPr="00145E6B">
        <w:rPr>
          <w:rFonts w:eastAsia="Times New Roman"/>
          <w:i/>
          <w:szCs w:val="30"/>
          <w:lang w:eastAsia="es-ES_tradnl"/>
        </w:rPr>
        <w:t>espíritu incluyente</w:t>
      </w:r>
      <w:r w:rsidR="007D0406">
        <w:rPr>
          <w:rFonts w:eastAsia="Times New Roman"/>
          <w:i/>
          <w:szCs w:val="30"/>
          <w:lang w:eastAsia="es-ES_tradnl"/>
        </w:rPr>
        <w:t xml:space="preserve"> y</w:t>
      </w:r>
      <w:r w:rsidRPr="00145E6B">
        <w:rPr>
          <w:rFonts w:eastAsia="Times New Roman"/>
          <w:i/>
          <w:szCs w:val="30"/>
          <w:lang w:eastAsia="es-ES_tradnl"/>
        </w:rPr>
        <w:t xml:space="preserve"> demostrando que en Confiar los vinculados son sujetos de desarrollo y no objetos del lucro.</w:t>
      </w:r>
    </w:p>
    <w:commentRangeEnd w:id="44"/>
    <w:p w14:paraId="1FAFDD1F" w14:textId="77777777" w:rsidR="00A44632" w:rsidRDefault="00210E54" w:rsidP="00210E54">
      <w:pPr>
        <w:pStyle w:val="Prrafodelista"/>
        <w:spacing w:after="0"/>
        <w:ind w:left="1800"/>
        <w:jc w:val="left"/>
      </w:pPr>
      <w:r>
        <w:rPr>
          <w:rStyle w:val="Refdecomentario"/>
        </w:rPr>
        <w:commentReference w:id="44"/>
      </w:r>
    </w:p>
    <w:p w14:paraId="38C2BE83" w14:textId="77777777" w:rsidR="00C76E00" w:rsidRPr="00210E54" w:rsidRDefault="00F5046D" w:rsidP="009565BC">
      <w:pPr>
        <w:pStyle w:val="Prrafodelista"/>
        <w:numPr>
          <w:ilvl w:val="0"/>
          <w:numId w:val="16"/>
        </w:numPr>
        <w:spacing w:after="0"/>
        <w:ind w:left="1440"/>
        <w:jc w:val="left"/>
        <w:rPr>
          <w:b/>
        </w:rPr>
      </w:pPr>
      <w:r w:rsidRPr="00210E54">
        <w:rPr>
          <w:b/>
        </w:rPr>
        <w:t>Fomentamos</w:t>
      </w:r>
    </w:p>
    <w:p w14:paraId="22136FAC" w14:textId="77777777" w:rsidR="00C76E00" w:rsidRDefault="00C76E00" w:rsidP="00C76E00">
      <w:pPr>
        <w:spacing w:after="0"/>
      </w:pPr>
    </w:p>
    <w:p w14:paraId="5EAFE948" w14:textId="352D1895" w:rsidR="00937F02" w:rsidRDefault="005E55CE" w:rsidP="00210E54">
      <w:pPr>
        <w:spacing w:after="0"/>
        <w:ind w:left="1080"/>
      </w:pPr>
      <w:commentRangeStart w:id="45"/>
      <w:r>
        <w:rPr>
          <w:noProof/>
          <w:lang w:val="en-US"/>
        </w:rPr>
        <mc:AlternateContent>
          <mc:Choice Requires="wps">
            <w:drawing>
              <wp:anchor distT="0" distB="0" distL="114300" distR="114300" simplePos="0" relativeHeight="251698176" behindDoc="1" locked="0" layoutInCell="1" allowOverlap="1" wp14:anchorId="531CB9ED" wp14:editId="3ACF1388">
                <wp:simplePos x="0" y="0"/>
                <wp:positionH relativeFrom="column">
                  <wp:posOffset>3048000</wp:posOffset>
                </wp:positionH>
                <wp:positionV relativeFrom="paragraph">
                  <wp:posOffset>1245235</wp:posOffset>
                </wp:positionV>
                <wp:extent cx="3807460" cy="407035"/>
                <wp:effectExtent l="0" t="0" r="2540" b="0"/>
                <wp:wrapTight wrapText="bothSides">
                  <wp:wrapPolygon edited="0">
                    <wp:start x="0" y="0"/>
                    <wp:lineTo x="0" y="20218"/>
                    <wp:lineTo x="21506" y="20218"/>
                    <wp:lineTo x="21506" y="0"/>
                    <wp:lineTo x="0" y="0"/>
                  </wp:wrapPolygon>
                </wp:wrapTight>
                <wp:docPr id="36" name="Cuadro de texto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07460" cy="407035"/>
                        </a:xfrm>
                        <a:prstGeom prst="rect">
                          <a:avLst/>
                        </a:prstGeom>
                        <a:solidFill>
                          <a:prstClr val="white"/>
                        </a:solidFill>
                        <a:ln>
                          <a:noFill/>
                        </a:ln>
                        <a:effectLst/>
                      </wps:spPr>
                      <wps:txbx>
                        <w:txbxContent>
                          <w:p w14:paraId="1334546D" w14:textId="77777777" w:rsidR="00CD6BE7" w:rsidRPr="000239F4" w:rsidRDefault="00CD6BE7" w:rsidP="002F2CE9">
                            <w:pPr>
                              <w:pStyle w:val="Descripcin"/>
                              <w:jc w:val="center"/>
                              <w:rPr>
                                <w:noProof/>
                              </w:rPr>
                            </w:pPr>
                            <w:r>
                              <w:t xml:space="preserve">Imagen </w:t>
                            </w:r>
                            <w:r>
                              <w:rPr>
                                <w:noProof/>
                              </w:rPr>
                              <w:fldChar w:fldCharType="begin"/>
                            </w:r>
                            <w:r>
                              <w:rPr>
                                <w:noProof/>
                              </w:rPr>
                              <w:instrText xml:space="preserve"> SEQ Imagen \* ARABIC </w:instrText>
                            </w:r>
                            <w:r>
                              <w:rPr>
                                <w:noProof/>
                              </w:rPr>
                              <w:fldChar w:fldCharType="separate"/>
                            </w:r>
                            <w:r w:rsidR="00FC6D55">
                              <w:rPr>
                                <w:noProof/>
                              </w:rPr>
                              <w:t>13</w:t>
                            </w:r>
                            <w:r>
                              <w:rPr>
                                <w:noProof/>
                              </w:rPr>
                              <w:fldChar w:fldCharType="end"/>
                            </w:r>
                            <w:r>
                              <w:t xml:space="preserve">. Logo Fomentamos. Recuperado de </w:t>
                            </w:r>
                            <w:hyperlink r:id="rId26" w:history="1">
                              <w:r w:rsidRPr="00F15DCD">
                                <w:rPr>
                                  <w:rStyle w:val="Hipervnculo"/>
                                </w:rPr>
                                <w:t>http://www.fomentamos.com.co/</w:t>
                              </w:r>
                            </w:hyperlink>
                            <w:r>
                              <w:t xml:space="preserve"> el 3 de junio de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31CB9ED" id="Cuadro de texto 36" o:spid="_x0000_s1037" type="#_x0000_t202" style="position:absolute;left:0;text-align:left;margin-left:240pt;margin-top:98.05pt;width:299.8pt;height:32.0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" stroked="f">
                <v:path arrowok="t"/>
                <v:textbox style="mso-fit-shape-to-text:t" inset="0,0,0,0">
                  <w:txbxContent>
                    <w:p w14:paraId="1334546D" w14:textId="77777777" w:rsidR="00CD6BE7" w:rsidRPr="000239F4" w:rsidRDefault="00CD6BE7" w:rsidP="002F2CE9">
                      <w:pPr>
                        <w:pStyle w:val="Descripcin"/>
                        <w:jc w:val="center"/>
                        <w:rPr>
                          <w:noProof/>
                        </w:rPr>
                      </w:pPr>
                      <w:r>
                        <w:t xml:space="preserve">Imagen </w:t>
                      </w:r>
                      <w:r>
                        <w:rPr>
                          <w:noProof/>
                        </w:rPr>
                        <w:fldChar w:fldCharType="begin"/>
                      </w:r>
                      <w:r>
                        <w:rPr>
                          <w:noProof/>
                        </w:rPr>
                        <w:instrText xml:space="preserve"> SEQ Imagen \* ARABIC </w:instrText>
                      </w:r>
                      <w:r>
                        <w:rPr>
                          <w:noProof/>
                        </w:rPr>
                        <w:fldChar w:fldCharType="separate"/>
                      </w:r>
                      <w:r w:rsidR="00FC6D55">
                        <w:rPr>
                          <w:noProof/>
                        </w:rPr>
                        <w:t>13</w:t>
                      </w:r>
                      <w:r>
                        <w:rPr>
                          <w:noProof/>
                        </w:rPr>
                        <w:fldChar w:fldCharType="end"/>
                      </w:r>
                      <w:r>
                        <w:t xml:space="preserve">. Logo Fomentamos. Recuperado de </w:t>
                      </w:r>
                      <w:hyperlink r:id="rId27" w:history="1">
                        <w:r w:rsidRPr="00F15DCD">
                          <w:rPr>
                            <w:rStyle w:val="Hipervnculo"/>
                          </w:rPr>
                          <w:t>http://www.fomentamos.com.co/</w:t>
                        </w:r>
                      </w:hyperlink>
                      <w:r>
                        <w:t xml:space="preserve"> el 3 de junio de 2019</w:t>
                      </w:r>
                    </w:p>
                  </w:txbxContent>
                </v:textbox>
                <w10:wrap type="tight"/>
              </v:shape>
            </w:pict>
          </mc:Fallback>
        </mc:AlternateContent>
      </w:r>
      <w:r w:rsidR="00924DCC">
        <w:rPr>
          <w:noProof/>
          <w:lang w:val="en-US"/>
        </w:rPr>
        <w:drawing>
          <wp:anchor distT="0" distB="0" distL="114300" distR="114300" simplePos="0" relativeHeight="251696128" behindDoc="1" locked="0" layoutInCell="1" allowOverlap="1" wp14:anchorId="10159CC1" wp14:editId="282B61EB">
            <wp:simplePos x="0" y="0"/>
            <wp:positionH relativeFrom="margin">
              <wp:align>right</wp:align>
            </wp:positionH>
            <wp:positionV relativeFrom="paragraph">
              <wp:posOffset>98425</wp:posOffset>
            </wp:positionV>
            <wp:extent cx="3807460" cy="1089660"/>
            <wp:effectExtent l="0" t="0" r="2540" b="0"/>
            <wp:wrapTight wrapText="bothSides">
              <wp:wrapPolygon edited="0">
                <wp:start x="0" y="0"/>
                <wp:lineTo x="0" y="21147"/>
                <wp:lineTo x="21506" y="21147"/>
                <wp:lineTo x="21506"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07460" cy="1089660"/>
                    </a:xfrm>
                    <a:prstGeom prst="rect">
                      <a:avLst/>
                    </a:prstGeom>
                  </pic:spPr>
                </pic:pic>
              </a:graphicData>
            </a:graphic>
          </wp:anchor>
        </w:drawing>
      </w:r>
      <w:commentRangeEnd w:id="45"/>
      <w:r w:rsidR="007C38EA">
        <w:rPr>
          <w:rStyle w:val="Refdecomentario"/>
        </w:rPr>
        <w:commentReference w:id="45"/>
      </w:r>
      <w:r w:rsidR="00495795" w:rsidRPr="00495795">
        <w:t>Fomentamos es una corporación que materializa una estrategia de integración con diversas organizaciones de las ciudades o territorios en los cuales Confiar tiene presencia. Con esta estrategia busca generar procesos de inclusión financiera para poblaciones tradicionalmente excluidas del sector financiera</w:t>
      </w:r>
      <w:r w:rsidR="004168D8">
        <w:t>,</w:t>
      </w:r>
      <w:r w:rsidR="004168D8" w:rsidRPr="00495795">
        <w:t xml:space="preserve"> </w:t>
      </w:r>
      <w:r w:rsidR="004168D8">
        <w:t>apoyados</w:t>
      </w:r>
      <w:r w:rsidR="00495795" w:rsidRPr="00495795">
        <w:t xml:space="preserve"> </w:t>
      </w:r>
      <w:r w:rsidR="004168D8">
        <w:t xml:space="preserve">en </w:t>
      </w:r>
      <w:r w:rsidR="00495795" w:rsidRPr="00495795">
        <w:t xml:space="preserve">una metodología que </w:t>
      </w:r>
      <w:r w:rsidR="004168D8">
        <w:t>se denominó</w:t>
      </w:r>
      <w:r w:rsidR="00495795" w:rsidRPr="00495795">
        <w:t xml:space="preserve"> círculos solidarios</w:t>
      </w:r>
      <w:r w:rsidR="004168D8">
        <w:t>.</w:t>
      </w:r>
      <w:r w:rsidR="004168D8" w:rsidRPr="00495795">
        <w:t xml:space="preserve"> </w:t>
      </w:r>
      <w:r w:rsidR="004168D8">
        <w:t>Esta metodología,</w:t>
      </w:r>
      <w:r w:rsidR="004168D8" w:rsidRPr="00495795">
        <w:t xml:space="preserve"> </w:t>
      </w:r>
      <w:r w:rsidR="00495795" w:rsidRPr="00495795">
        <w:t>a la vez que posibilita el acceso a microcréditos que financian pequeñas iniciativas económicas</w:t>
      </w:r>
      <w:r w:rsidR="004168D8">
        <w:t>,</w:t>
      </w:r>
      <w:r w:rsidR="00495795" w:rsidRPr="00495795">
        <w:t xml:space="preserve"> promueve la formación en torno a buenas prácticas de ahorro y crédito con solidaridad. Actualmente </w:t>
      </w:r>
      <w:r w:rsidR="004168D8">
        <w:t>F</w:t>
      </w:r>
      <w:r w:rsidR="004168D8" w:rsidRPr="00495795">
        <w:t xml:space="preserve">omentamos </w:t>
      </w:r>
      <w:r w:rsidR="00495795" w:rsidRPr="00495795">
        <w:t>tiene presencia en el Valle de Aburrá, el Urabá antioqueño y el municipio de Soacha</w:t>
      </w:r>
      <w:r w:rsidR="009939D9">
        <w:t>.</w:t>
      </w:r>
      <w:r w:rsidR="00495795" w:rsidRPr="00495795">
        <w:t xml:space="preserve"> </w:t>
      </w:r>
      <w:r w:rsidR="009939D9">
        <w:t>E</w:t>
      </w:r>
      <w:r w:rsidR="00495795" w:rsidRPr="00495795">
        <w:t>l 80% de sus participantes son mujeres.</w:t>
      </w:r>
    </w:p>
    <w:p w14:paraId="1D955A28" w14:textId="77777777" w:rsidR="00937F02" w:rsidRDefault="00937F02" w:rsidP="00210E54">
      <w:pPr>
        <w:spacing w:after="0"/>
        <w:ind w:left="1080"/>
        <w:jc w:val="left"/>
      </w:pPr>
    </w:p>
    <w:p w14:paraId="05B072B2" w14:textId="77777777" w:rsidR="00CF4AFE" w:rsidRPr="00F80E37" w:rsidRDefault="00CF4AFE" w:rsidP="00210E54">
      <w:pPr>
        <w:spacing w:after="0"/>
        <w:ind w:left="1440"/>
        <w:rPr>
          <w:sz w:val="21"/>
        </w:rPr>
      </w:pPr>
      <w:commentRangeStart w:id="46"/>
      <w:r w:rsidRPr="00F80E37">
        <w:rPr>
          <w:rFonts w:eastAsia="Times New Roman"/>
          <w:i/>
          <w:szCs w:val="30"/>
          <w:lang w:eastAsia="es-ES_tradnl"/>
        </w:rPr>
        <w:t xml:space="preserve">Entre los programas y actividades que continuaban entrelazando la mediación financiera y la práctica solidaria se destaca, en el </w:t>
      </w:r>
      <w:r w:rsidR="00C17648">
        <w:rPr>
          <w:rFonts w:eastAsia="Times New Roman"/>
          <w:i/>
          <w:szCs w:val="30"/>
          <w:lang w:eastAsia="es-ES_tradnl"/>
        </w:rPr>
        <w:t xml:space="preserve">año </w:t>
      </w:r>
      <w:r w:rsidRPr="00F80E37">
        <w:rPr>
          <w:rFonts w:eastAsia="Times New Roman"/>
          <w:i/>
          <w:szCs w:val="30"/>
          <w:lang w:eastAsia="es-ES_tradnl"/>
        </w:rPr>
        <w:t>2003, la creación de la Corporación Fomentamos, en asocio con 11 organizaciones entre cooperativas y ONG, para llevar servicios y productos de microfinanzas a los sectores más marginales</w:t>
      </w:r>
      <w:r w:rsidR="00C17648">
        <w:rPr>
          <w:rFonts w:eastAsia="Times New Roman"/>
          <w:i/>
          <w:szCs w:val="30"/>
          <w:lang w:eastAsia="es-ES_tradnl"/>
        </w:rPr>
        <w:t>.</w:t>
      </w:r>
      <w:r w:rsidRPr="00F80E37">
        <w:rPr>
          <w:rFonts w:eastAsia="Times New Roman"/>
          <w:i/>
          <w:szCs w:val="30"/>
          <w:lang w:eastAsia="es-ES_tradnl"/>
        </w:rPr>
        <w:t xml:space="preserve"> </w:t>
      </w:r>
      <w:r w:rsidR="00C17648">
        <w:rPr>
          <w:rFonts w:eastAsia="Times New Roman"/>
          <w:i/>
          <w:szCs w:val="30"/>
          <w:lang w:eastAsia="es-ES_tradnl"/>
        </w:rPr>
        <w:t>Esto se logró con</w:t>
      </w:r>
      <w:r w:rsidRPr="00F80E37">
        <w:rPr>
          <w:rFonts w:eastAsia="Times New Roman"/>
          <w:i/>
          <w:szCs w:val="30"/>
          <w:lang w:eastAsia="es-ES_tradnl"/>
        </w:rPr>
        <w:t xml:space="preserve"> la estrategia de los círculos o grupos solidarios, en los cuales no hay un sujeto, un individuo responsable de las acreencias, sino que se erige un sujeto grupal donde cada uno es responsable y codeudor del otro. El proyecto piloto se realizó en el barrio Moravia</w:t>
      </w:r>
      <w:r w:rsidR="00C17648">
        <w:rPr>
          <w:rFonts w:eastAsia="Times New Roman"/>
          <w:i/>
          <w:szCs w:val="30"/>
          <w:lang w:eastAsia="es-ES_tradnl"/>
        </w:rPr>
        <w:t xml:space="preserve"> de Medellín</w:t>
      </w:r>
      <w:r w:rsidRPr="00F80E37">
        <w:rPr>
          <w:rFonts w:eastAsia="Times New Roman"/>
          <w:i/>
          <w:szCs w:val="30"/>
          <w:lang w:eastAsia="es-ES_tradnl"/>
        </w:rPr>
        <w:t>, una comunidad que creció en las invasiones y alrededor de los depósitos de basura de la ciudad, sumamente vulnerable</w:t>
      </w:r>
      <w:r w:rsidR="009920F3">
        <w:rPr>
          <w:rFonts w:eastAsia="Times New Roman"/>
          <w:i/>
          <w:szCs w:val="30"/>
          <w:lang w:eastAsia="es-ES_tradnl"/>
        </w:rPr>
        <w:t xml:space="preserve">. Esta comunidad </w:t>
      </w:r>
      <w:r w:rsidRPr="00F80E37">
        <w:rPr>
          <w:rFonts w:eastAsia="Times New Roman"/>
          <w:i/>
          <w:szCs w:val="30"/>
          <w:lang w:eastAsia="es-ES_tradnl"/>
        </w:rPr>
        <w:t>fue la primera depositaria de los créditos que le posibilitaban crear y fortalecer sus emprendimientos alrededor de sus oficios y saberes.</w:t>
      </w:r>
      <w:r>
        <w:rPr>
          <w:rFonts w:eastAsia="Times New Roman"/>
          <w:i/>
          <w:szCs w:val="30"/>
          <w:lang w:eastAsia="es-ES_tradnl"/>
        </w:rPr>
        <w:t xml:space="preserve"> </w:t>
      </w:r>
      <w:commentRangeEnd w:id="46"/>
      <w:r w:rsidR="00210E54">
        <w:rPr>
          <w:rStyle w:val="Refdecomentario"/>
        </w:rPr>
        <w:commentReference w:id="46"/>
      </w:r>
    </w:p>
    <w:p w14:paraId="5D2CD90D" w14:textId="77777777" w:rsidR="00900637" w:rsidRDefault="00900637" w:rsidP="00210E54">
      <w:pPr>
        <w:spacing w:after="0"/>
        <w:jc w:val="left"/>
      </w:pPr>
    </w:p>
    <w:p w14:paraId="1C8F9F04" w14:textId="77777777" w:rsidR="008F6317" w:rsidRDefault="008F6317" w:rsidP="008F6317">
      <w:pPr>
        <w:pStyle w:val="Conexin"/>
      </w:pPr>
      <w:r>
        <w:t>Ahora, te invitamos a realizar la siguiente actividad que te ayudará a recopilar conceptos importantes de esta unidad y repasar para finalizar el estudio. Esta</w:t>
      </w:r>
      <w:r w:rsidR="005350E8">
        <w:t>s</w:t>
      </w:r>
      <w:r>
        <w:t xml:space="preserve"> actividad</w:t>
      </w:r>
      <w:r w:rsidR="005350E8">
        <w:t>es</w:t>
      </w:r>
      <w:r>
        <w:t xml:space="preserve"> son para tu autoaprendizaje, por eso puedes realizarlas cuantas veces quieras hasta identificar las respuestas correctas. Si no logras resolver el ejercicio, es muy probable que debas repasar los contenidos o incluso consultar otras fuentes, así que ¡muchos éxitos!</w:t>
      </w:r>
    </w:p>
    <w:p w14:paraId="4CD42762" w14:textId="77777777" w:rsidR="008F6317" w:rsidRPr="008F6317" w:rsidRDefault="008F6317" w:rsidP="005D320F">
      <w:pPr>
        <w:rPr>
          <w:lang w:val="es-ES"/>
        </w:rPr>
      </w:pPr>
    </w:p>
    <w:p w14:paraId="01F7A6A8" w14:textId="77777777" w:rsidR="008F6317" w:rsidRDefault="008F6317" w:rsidP="008F6317">
      <w:pPr>
        <w:pStyle w:val="Actividad"/>
        <w:rPr>
          <w:rFonts w:cs="+mn-cs"/>
          <w:b/>
          <w:lang w:eastAsia="es-CO"/>
        </w:rPr>
      </w:pPr>
      <w:r w:rsidRPr="0055047E">
        <w:rPr>
          <w:b/>
          <w:lang w:eastAsia="es-CO"/>
        </w:rPr>
        <w:lastRenderedPageBreak/>
        <w:t>ACTIVIDADES DE APRENDIZAJE DE LA UNIDAD</w:t>
      </w:r>
      <w:r w:rsidRPr="0055047E">
        <w:rPr>
          <w:rFonts w:cs="+mn-cs"/>
          <w:b/>
          <w:lang w:eastAsia="es-CO"/>
        </w:rPr>
        <w:t xml:space="preserve"> </w:t>
      </w:r>
    </w:p>
    <w:p w14:paraId="14C13C86" w14:textId="77777777" w:rsidR="00AB4C21" w:rsidRPr="0055047E" w:rsidRDefault="00AB4C21" w:rsidP="008F6317">
      <w:pPr>
        <w:pStyle w:val="Actividad"/>
        <w:rPr>
          <w:b/>
        </w:rPr>
      </w:pPr>
    </w:p>
    <w:p w14:paraId="543B8AB7" w14:textId="77777777" w:rsidR="008564CB" w:rsidRPr="00E6180B" w:rsidRDefault="008564CB" w:rsidP="008564CB">
      <w:pPr>
        <w:spacing w:after="0"/>
        <w:ind w:left="708"/>
        <w:rPr>
          <w:rFonts w:eastAsia="Times New Roman"/>
          <w:sz w:val="22"/>
          <w:szCs w:val="24"/>
          <w:lang w:eastAsia="es-CO"/>
        </w:rPr>
      </w:pPr>
      <w:r w:rsidRPr="00E6180B">
        <w:rPr>
          <w:rFonts w:eastAsia="+mn-ea" w:cs="+mn-cs"/>
          <w:b/>
          <w:bCs/>
          <w:color w:val="002060"/>
          <w:kern w:val="24"/>
          <w:sz w:val="22"/>
          <w:lang w:eastAsia="es-CO"/>
        </w:rPr>
        <w:t xml:space="preserve">Tipo de actividad: </w:t>
      </w:r>
      <w:r w:rsidR="00693654" w:rsidRPr="00693654">
        <w:rPr>
          <w:rFonts w:eastAsia="+mn-ea" w:cs="+mn-cs"/>
          <w:b/>
          <w:i/>
          <w:color w:val="002060"/>
          <w:kern w:val="24"/>
          <w:sz w:val="22"/>
          <w:lang w:eastAsia="es-CO"/>
        </w:rPr>
        <w:t xml:space="preserve">Arrastrar y soltar - modo apareamiento </w:t>
      </w:r>
      <w:r w:rsidRPr="00E6180B">
        <w:rPr>
          <w:rFonts w:eastAsia="+mn-ea" w:cs="+mn-cs"/>
          <w:b/>
          <w:bCs/>
          <w:color w:val="D85C00"/>
          <w:kern w:val="24"/>
          <w:sz w:val="22"/>
          <w:lang w:eastAsia="es-CO"/>
        </w:rPr>
        <w:t xml:space="preserve">(Para integrar – </w:t>
      </w:r>
      <w:r w:rsidR="009920F3">
        <w:rPr>
          <w:rFonts w:eastAsia="+mn-ea" w:cs="+mn-cs"/>
          <w:b/>
          <w:bCs/>
          <w:color w:val="D85C00"/>
          <w:kern w:val="24"/>
          <w:sz w:val="22"/>
          <w:lang w:eastAsia="es-CO"/>
        </w:rPr>
        <w:t>N</w:t>
      </w:r>
      <w:r w:rsidR="009920F3" w:rsidRPr="00E6180B">
        <w:rPr>
          <w:rFonts w:eastAsia="+mn-ea" w:cs="+mn-cs"/>
          <w:b/>
          <w:bCs/>
          <w:color w:val="D85C00"/>
          <w:kern w:val="24"/>
          <w:sz w:val="22"/>
          <w:lang w:eastAsia="es-CO"/>
        </w:rPr>
        <w:t xml:space="preserve">o </w:t>
      </w:r>
      <w:r w:rsidRPr="00E6180B">
        <w:rPr>
          <w:rFonts w:eastAsia="+mn-ea" w:cs="+mn-cs"/>
          <w:b/>
          <w:bCs/>
          <w:color w:val="D85C00"/>
          <w:kern w:val="24"/>
          <w:sz w:val="22"/>
          <w:lang w:eastAsia="es-CO"/>
        </w:rPr>
        <w:t>se incluye en el OVA).</w:t>
      </w:r>
    </w:p>
    <w:p w14:paraId="0B457B81" w14:textId="77777777" w:rsidR="008564CB" w:rsidRDefault="008564CB" w:rsidP="008564CB">
      <w:pPr>
        <w:spacing w:after="0"/>
        <w:ind w:left="708"/>
        <w:jc w:val="left"/>
        <w:rPr>
          <w:color w:val="FF0000"/>
        </w:rPr>
      </w:pPr>
      <w:r w:rsidRPr="00E6180B">
        <w:rPr>
          <w:rFonts w:eastAsia="+mn-ea" w:cs="+mn-cs"/>
          <w:b/>
          <w:bCs/>
          <w:color w:val="002060"/>
          <w:kern w:val="24"/>
          <w:sz w:val="22"/>
          <w:lang w:eastAsia="es-CO"/>
        </w:rPr>
        <w:t xml:space="preserve">Enunciado: </w:t>
      </w:r>
    </w:p>
    <w:tbl>
      <w:tblPr>
        <w:tblStyle w:val="Tablaconcuadrcula"/>
        <w:tblW w:w="0" w:type="auto"/>
        <w:tblInd w:w="-365" w:type="dxa"/>
        <w:tblLook w:val="04A0" w:firstRow="1" w:lastRow="0" w:firstColumn="1" w:lastColumn="0" w:noHBand="0" w:noVBand="1"/>
      </w:tblPr>
      <w:tblGrid>
        <w:gridCol w:w="11076"/>
      </w:tblGrid>
      <w:tr w:rsidR="008564CB" w14:paraId="67EE891C" w14:textId="77777777" w:rsidTr="002F2CE9">
        <w:tc>
          <w:tcPr>
            <w:tcW w:w="10790" w:type="dxa"/>
          </w:tcPr>
          <w:p w14:paraId="039FC25C" w14:textId="77777777" w:rsidR="008564CB" w:rsidRPr="00BE7F4D" w:rsidRDefault="008564CB" w:rsidP="008564CB">
            <w:pPr>
              <w:pStyle w:val="Actividad"/>
              <w:rPr>
                <w:b/>
                <w:sz w:val="28"/>
              </w:rPr>
            </w:pPr>
            <w:r w:rsidRPr="00BE7F4D">
              <w:rPr>
                <w:b/>
                <w:sz w:val="28"/>
              </w:rPr>
              <w:t>¿</w:t>
            </w:r>
            <w:r>
              <w:rPr>
                <w:b/>
                <w:sz w:val="28"/>
              </w:rPr>
              <w:t>Repasamos</w:t>
            </w:r>
            <w:r w:rsidRPr="00BE7F4D">
              <w:rPr>
                <w:b/>
                <w:sz w:val="28"/>
              </w:rPr>
              <w:t>?</w:t>
            </w:r>
          </w:p>
          <w:p w14:paraId="22EFE345" w14:textId="77777777" w:rsidR="008564CB" w:rsidRDefault="005E55CE" w:rsidP="005E55CE">
            <w:pPr>
              <w:pStyle w:val="Actividad"/>
              <w:rPr>
                <w:color w:val="FFC000"/>
                <w:lang w:val="es-ES"/>
              </w:rPr>
            </w:pPr>
            <w:r>
              <w:t>Completa el diagrama a</w:t>
            </w:r>
            <w:r w:rsidR="008564CB">
              <w:t>rrastra</w:t>
            </w:r>
            <w:r>
              <w:t>ndo</w:t>
            </w:r>
            <w:r w:rsidR="008564CB" w:rsidRPr="00BE7F4D">
              <w:t xml:space="preserve"> </w:t>
            </w:r>
            <w:r w:rsidR="008564CB">
              <w:t>la dimensión</w:t>
            </w:r>
            <w:r w:rsidR="008564CB" w:rsidRPr="00BE7F4D">
              <w:t xml:space="preserve"> que </w:t>
            </w:r>
            <w:r w:rsidR="008564CB">
              <w:t>corresponde con cada definición.</w:t>
            </w:r>
            <w:r w:rsidR="00693654">
              <w:t xml:space="preserve"> Luego haz clic en el botón “Verificar” para </w:t>
            </w:r>
            <w:r>
              <w:t>validar</w:t>
            </w:r>
            <w:r w:rsidR="00693654">
              <w:t xml:space="preserve"> el resultado.</w:t>
            </w:r>
          </w:p>
        </w:tc>
      </w:tr>
      <w:tr w:rsidR="008564CB" w14:paraId="6538A8F7" w14:textId="77777777" w:rsidTr="002F2CE9">
        <w:tc>
          <w:tcPr>
            <w:tcW w:w="10790" w:type="dxa"/>
          </w:tcPr>
          <w:p w14:paraId="450ED61B" w14:textId="77777777" w:rsidR="008564CB" w:rsidRDefault="008564CB" w:rsidP="008564CB">
            <w:pPr>
              <w:rPr>
                <w:b/>
                <w:color w:val="FFC000"/>
                <w:lang w:val="es-ES"/>
              </w:rPr>
            </w:pPr>
            <w:r>
              <w:rPr>
                <w:noProof/>
                <w:lang w:val="en-US"/>
              </w:rPr>
              <w:drawing>
                <wp:inline distT="0" distB="0" distL="0" distR="0" wp14:anchorId="23584AFE" wp14:editId="0D41A4DA">
                  <wp:extent cx="6891867" cy="3876675"/>
                  <wp:effectExtent l="0" t="0" r="444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6900716" cy="3881653"/>
                          </a:xfrm>
                          <a:prstGeom prst="rect">
                            <a:avLst/>
                          </a:prstGeom>
                        </pic:spPr>
                      </pic:pic>
                    </a:graphicData>
                  </a:graphic>
                </wp:inline>
              </w:drawing>
            </w:r>
          </w:p>
        </w:tc>
      </w:tr>
      <w:tr w:rsidR="008564CB" w14:paraId="340E6CB7" w14:textId="77777777" w:rsidTr="002F2CE9">
        <w:tc>
          <w:tcPr>
            <w:tcW w:w="10790" w:type="dxa"/>
          </w:tcPr>
          <w:p w14:paraId="49B6FFCB" w14:textId="77777777" w:rsidR="008564CB" w:rsidRPr="00250599" w:rsidRDefault="008564CB" w:rsidP="00745D33">
            <w:pPr>
              <w:spacing w:line="259" w:lineRule="auto"/>
            </w:pPr>
            <w:r w:rsidRPr="00250599">
              <w:rPr>
                <w:highlight w:val="yellow"/>
              </w:rPr>
              <w:t>Textos de la imagen</w:t>
            </w:r>
          </w:p>
          <w:p w14:paraId="0C7FF673" w14:textId="77777777" w:rsidR="008564CB" w:rsidRPr="00305F02" w:rsidRDefault="008564CB" w:rsidP="002F2CE9">
            <w:pPr>
              <w:pStyle w:val="Prrafodelista"/>
              <w:spacing w:line="259" w:lineRule="auto"/>
              <w:ind w:left="252"/>
              <w:jc w:val="left"/>
            </w:pPr>
            <w:r w:rsidRPr="00305F02">
              <w:rPr>
                <w:b/>
                <w:bCs/>
              </w:rPr>
              <w:t>Repasemos cuáles son las dimensiones desde las cuales Confiar realiza su ejercicio político en la sociedad</w:t>
            </w:r>
            <w:r w:rsidR="009920F3">
              <w:rPr>
                <w:b/>
                <w:bCs/>
              </w:rPr>
              <w:t>.</w:t>
            </w:r>
          </w:p>
          <w:p w14:paraId="241E5C3E" w14:textId="77777777" w:rsidR="008564CB" w:rsidRPr="00697131" w:rsidRDefault="008564CB" w:rsidP="008564CB">
            <w:pPr>
              <w:pStyle w:val="Prrafodelista"/>
              <w:spacing w:line="259" w:lineRule="auto"/>
              <w:jc w:val="left"/>
              <w:rPr>
                <w:b/>
                <w:highlight w:val="yellow"/>
              </w:rPr>
            </w:pPr>
            <w:r w:rsidRPr="008564CB">
              <w:t>Visionamos la posibilidad de construir colectivamente un mundo alternativo</w:t>
            </w:r>
            <w:r w:rsidR="009920F3">
              <w:t>.</w:t>
            </w:r>
            <w:r>
              <w:t xml:space="preserve"> </w:t>
            </w:r>
            <w:r w:rsidRPr="008564CB">
              <w:rPr>
                <w:b/>
                <w:highlight w:val="green"/>
              </w:rPr>
              <w:t>SOCIAL</w:t>
            </w:r>
          </w:p>
          <w:p w14:paraId="3BC56E6C" w14:textId="77777777" w:rsidR="008564CB" w:rsidRPr="00697131" w:rsidRDefault="008564CB" w:rsidP="008564CB">
            <w:pPr>
              <w:pStyle w:val="Prrafodelista"/>
              <w:spacing w:line="259" w:lineRule="auto"/>
              <w:jc w:val="left"/>
              <w:rPr>
                <w:b/>
                <w:highlight w:val="yellow"/>
              </w:rPr>
            </w:pPr>
            <w:r w:rsidRPr="008564CB">
              <w:t>Expresión del bienvivir a partir de una relación justa entre el ser humano y la naturaleza</w:t>
            </w:r>
            <w:r w:rsidR="009920F3">
              <w:t>.</w:t>
            </w:r>
            <w:r>
              <w:t xml:space="preserve"> </w:t>
            </w:r>
            <w:r w:rsidRPr="008564CB">
              <w:rPr>
                <w:b/>
                <w:highlight w:val="green"/>
              </w:rPr>
              <w:t>AMBIENTAL</w:t>
            </w:r>
          </w:p>
          <w:p w14:paraId="2029EC0B" w14:textId="77777777" w:rsidR="008564CB" w:rsidRPr="00697131" w:rsidRDefault="008564CB" w:rsidP="007768E1">
            <w:pPr>
              <w:pStyle w:val="Prrafodelista"/>
              <w:spacing w:line="259" w:lineRule="auto"/>
              <w:jc w:val="left"/>
              <w:rPr>
                <w:b/>
                <w:highlight w:val="yellow"/>
              </w:rPr>
            </w:pPr>
            <w:r w:rsidRPr="008564CB">
              <w:t>Hablamos del escenario en el que se hace realidad el cooperativismo</w:t>
            </w:r>
            <w:r w:rsidR="009920F3">
              <w:t>.</w:t>
            </w:r>
            <w:r>
              <w:t xml:space="preserve"> </w:t>
            </w:r>
            <w:r w:rsidRPr="008564CB">
              <w:rPr>
                <w:b/>
                <w:highlight w:val="green"/>
              </w:rPr>
              <w:t>TERRITORIAL</w:t>
            </w:r>
          </w:p>
          <w:p w14:paraId="03512E6D" w14:textId="77777777" w:rsidR="008564CB" w:rsidRPr="00697131" w:rsidRDefault="008564CB" w:rsidP="004C330D">
            <w:pPr>
              <w:pStyle w:val="Prrafodelista"/>
              <w:spacing w:line="259" w:lineRule="auto"/>
              <w:jc w:val="left"/>
              <w:rPr>
                <w:b/>
                <w:highlight w:val="yellow"/>
              </w:rPr>
            </w:pPr>
            <w:r w:rsidRPr="008564CB">
              <w:t xml:space="preserve">Cualquier tipo de intermediación de carácter </w:t>
            </w:r>
            <w:r w:rsidR="009920F3" w:rsidRPr="008564CB">
              <w:t>financier</w:t>
            </w:r>
            <w:r w:rsidR="009920F3">
              <w:t>o</w:t>
            </w:r>
            <w:r w:rsidR="009920F3" w:rsidRPr="008564CB">
              <w:t xml:space="preserve"> </w:t>
            </w:r>
            <w:r w:rsidRPr="008564CB">
              <w:t xml:space="preserve">y/o </w:t>
            </w:r>
            <w:r w:rsidR="009920F3" w:rsidRPr="008564CB">
              <w:t>económic</w:t>
            </w:r>
            <w:r w:rsidR="009920F3">
              <w:t>o</w:t>
            </w:r>
            <w:r w:rsidR="009920F3" w:rsidRPr="008564CB">
              <w:t xml:space="preserve"> </w:t>
            </w:r>
            <w:r w:rsidRPr="008564CB">
              <w:t>tiene como eje central al ser humano antes que al dinero</w:t>
            </w:r>
            <w:r w:rsidR="009920F3">
              <w:t>.</w:t>
            </w:r>
            <w:r>
              <w:t xml:space="preserve"> </w:t>
            </w:r>
            <w:r w:rsidRPr="008564CB">
              <w:rPr>
                <w:b/>
                <w:highlight w:val="green"/>
              </w:rPr>
              <w:t>ECONÓMICA</w:t>
            </w:r>
          </w:p>
          <w:p w14:paraId="5C6EC990" w14:textId="77777777" w:rsidR="008564CB" w:rsidRPr="00697131" w:rsidRDefault="008564CB" w:rsidP="004C330D">
            <w:pPr>
              <w:pStyle w:val="Prrafodelista"/>
              <w:spacing w:line="259" w:lineRule="auto"/>
              <w:jc w:val="left"/>
              <w:rPr>
                <w:b/>
                <w:highlight w:val="yellow"/>
              </w:rPr>
            </w:pPr>
            <w:r w:rsidRPr="008564CB">
              <w:t>Cómo a través de la literatura, la música, la escritura, entre otras</w:t>
            </w:r>
            <w:r w:rsidR="009920F3">
              <w:t xml:space="preserve"> artes,</w:t>
            </w:r>
            <w:r w:rsidRPr="008564CB">
              <w:t xml:space="preserve"> se pueden instalar posibilidades de transformación del pensamiento</w:t>
            </w:r>
            <w:r w:rsidR="009920F3">
              <w:t>.</w:t>
            </w:r>
            <w:r>
              <w:t xml:space="preserve"> </w:t>
            </w:r>
            <w:r w:rsidRPr="008564CB">
              <w:rPr>
                <w:b/>
                <w:highlight w:val="green"/>
              </w:rPr>
              <w:t>CULTURAL</w:t>
            </w:r>
          </w:p>
          <w:p w14:paraId="21377B79" w14:textId="77777777" w:rsidR="008564CB" w:rsidRDefault="008564CB" w:rsidP="002F2CE9">
            <w:pPr>
              <w:pStyle w:val="Prrafodelista"/>
              <w:spacing w:line="259" w:lineRule="auto"/>
              <w:ind w:left="252"/>
              <w:jc w:val="left"/>
              <w:rPr>
                <w:b/>
              </w:rPr>
            </w:pPr>
          </w:p>
          <w:p w14:paraId="6888997C" w14:textId="77777777" w:rsidR="008564CB" w:rsidRDefault="00745D33" w:rsidP="002F2CE9">
            <w:pPr>
              <w:pStyle w:val="Prrafodelista"/>
              <w:spacing w:line="259" w:lineRule="auto"/>
              <w:ind w:left="252"/>
              <w:jc w:val="left"/>
              <w:rPr>
                <w:b/>
              </w:rPr>
            </w:pPr>
            <w:r w:rsidRPr="00697131">
              <w:rPr>
                <w:b/>
              </w:rPr>
              <w:t>OPCIONES PARA ARRASTRAR:</w:t>
            </w:r>
          </w:p>
          <w:p w14:paraId="5B7523A7" w14:textId="77777777" w:rsidR="00745D33" w:rsidRPr="000612FE" w:rsidRDefault="00745D33" w:rsidP="00745D33">
            <w:pPr>
              <w:pStyle w:val="Actividad"/>
              <w:ind w:left="0"/>
              <w:rPr>
                <w:b/>
                <w:i/>
              </w:rPr>
            </w:pPr>
            <w:r w:rsidRPr="000612FE">
              <w:rPr>
                <w:i/>
              </w:rPr>
              <w:t>(Las opciones resaltadas en verde son las correctas</w:t>
            </w:r>
            <w:r w:rsidR="002F2CE9">
              <w:rPr>
                <w:i/>
              </w:rPr>
              <w:t>. De no ser posible ubicar las incorrectas como opciones para arrastrar, se pueden dejar solo las correctas para hacer relación uno a uno</w:t>
            </w:r>
            <w:r w:rsidRPr="000612FE">
              <w:rPr>
                <w:i/>
              </w:rPr>
              <w:t>)</w:t>
            </w:r>
          </w:p>
          <w:p w14:paraId="37E5B64E" w14:textId="77777777" w:rsidR="00745D33" w:rsidRPr="00697131" w:rsidRDefault="00745D33" w:rsidP="002F2CE9">
            <w:pPr>
              <w:pStyle w:val="Prrafodelista"/>
              <w:spacing w:line="259" w:lineRule="auto"/>
              <w:ind w:left="252"/>
              <w:jc w:val="left"/>
              <w:rPr>
                <w:b/>
              </w:rPr>
            </w:pPr>
          </w:p>
          <w:p w14:paraId="028F92C0" w14:textId="77777777" w:rsidR="008564CB" w:rsidRPr="008564CB" w:rsidRDefault="008564CB" w:rsidP="008564CB">
            <w:pPr>
              <w:pStyle w:val="Prrafodelista"/>
              <w:spacing w:line="259" w:lineRule="auto"/>
              <w:jc w:val="left"/>
              <w:rPr>
                <w:b/>
                <w:highlight w:val="green"/>
              </w:rPr>
            </w:pPr>
            <w:r w:rsidRPr="008564CB">
              <w:rPr>
                <w:b/>
                <w:highlight w:val="green"/>
              </w:rPr>
              <w:lastRenderedPageBreak/>
              <w:t>TERRITORIAL</w:t>
            </w:r>
          </w:p>
          <w:p w14:paraId="58FD7D01" w14:textId="77777777" w:rsidR="008564CB" w:rsidRPr="008564CB" w:rsidRDefault="008564CB" w:rsidP="008564CB">
            <w:pPr>
              <w:pStyle w:val="Prrafodelista"/>
              <w:spacing w:line="259" w:lineRule="auto"/>
              <w:jc w:val="left"/>
              <w:rPr>
                <w:b/>
                <w:highlight w:val="green"/>
              </w:rPr>
            </w:pPr>
            <w:r w:rsidRPr="008564CB">
              <w:rPr>
                <w:b/>
                <w:highlight w:val="green"/>
              </w:rPr>
              <w:t>CULTURAL</w:t>
            </w:r>
          </w:p>
          <w:p w14:paraId="0FB1847B" w14:textId="77777777" w:rsidR="008564CB" w:rsidRPr="008564CB" w:rsidRDefault="008564CB" w:rsidP="007768E1">
            <w:pPr>
              <w:pStyle w:val="Prrafodelista"/>
              <w:spacing w:line="259" w:lineRule="auto"/>
              <w:jc w:val="left"/>
              <w:rPr>
                <w:b/>
                <w:highlight w:val="green"/>
              </w:rPr>
            </w:pPr>
            <w:r w:rsidRPr="008564CB">
              <w:rPr>
                <w:b/>
                <w:highlight w:val="green"/>
              </w:rPr>
              <w:t>SOCIAL</w:t>
            </w:r>
          </w:p>
          <w:p w14:paraId="2834297E" w14:textId="77777777" w:rsidR="008564CB" w:rsidRPr="008564CB" w:rsidRDefault="008564CB" w:rsidP="004C330D">
            <w:pPr>
              <w:pStyle w:val="Prrafodelista"/>
              <w:spacing w:line="259" w:lineRule="auto"/>
              <w:jc w:val="left"/>
              <w:rPr>
                <w:b/>
                <w:highlight w:val="green"/>
              </w:rPr>
            </w:pPr>
            <w:r w:rsidRPr="008564CB">
              <w:rPr>
                <w:b/>
                <w:highlight w:val="green"/>
              </w:rPr>
              <w:t>AMBIENTAL</w:t>
            </w:r>
          </w:p>
          <w:p w14:paraId="74289333" w14:textId="77777777" w:rsidR="008564CB" w:rsidRPr="008564CB" w:rsidRDefault="008564CB" w:rsidP="004C330D">
            <w:pPr>
              <w:pStyle w:val="Prrafodelista"/>
              <w:spacing w:line="259" w:lineRule="auto"/>
              <w:jc w:val="left"/>
              <w:rPr>
                <w:b/>
                <w:highlight w:val="green"/>
              </w:rPr>
            </w:pPr>
            <w:r w:rsidRPr="008564CB">
              <w:rPr>
                <w:b/>
                <w:highlight w:val="green"/>
              </w:rPr>
              <w:t>ECONÓMICA</w:t>
            </w:r>
          </w:p>
          <w:p w14:paraId="53A3EFDB" w14:textId="77777777" w:rsidR="008564CB" w:rsidRDefault="008564CB" w:rsidP="007C38EA">
            <w:pPr>
              <w:pStyle w:val="Prrafodelista"/>
              <w:spacing w:line="259" w:lineRule="auto"/>
              <w:jc w:val="left"/>
              <w:rPr>
                <w:b/>
              </w:rPr>
            </w:pPr>
            <w:r w:rsidRPr="00697131">
              <w:rPr>
                <w:b/>
              </w:rPr>
              <w:t>ESPACIA</w:t>
            </w:r>
            <w:r>
              <w:rPr>
                <w:b/>
              </w:rPr>
              <w:t>L</w:t>
            </w:r>
          </w:p>
          <w:p w14:paraId="533586CA" w14:textId="77777777" w:rsidR="008564CB" w:rsidRPr="00697131" w:rsidRDefault="008564CB" w:rsidP="007C38EA">
            <w:pPr>
              <w:pStyle w:val="Prrafodelista"/>
              <w:spacing w:line="259" w:lineRule="auto"/>
              <w:jc w:val="left"/>
              <w:rPr>
                <w:b/>
              </w:rPr>
            </w:pPr>
            <w:r>
              <w:rPr>
                <w:b/>
              </w:rPr>
              <w:t>CAPITALISTA</w:t>
            </w:r>
          </w:p>
          <w:p w14:paraId="4780D23E" w14:textId="77777777" w:rsidR="008564CB" w:rsidRPr="00A246A8" w:rsidRDefault="008564CB" w:rsidP="008564CB">
            <w:pPr>
              <w:ind w:left="720"/>
            </w:pPr>
          </w:p>
        </w:tc>
      </w:tr>
      <w:tr w:rsidR="00693654" w14:paraId="596FDBEE" w14:textId="77777777" w:rsidTr="002F2CE9">
        <w:tc>
          <w:tcPr>
            <w:tcW w:w="10790" w:type="dxa"/>
          </w:tcPr>
          <w:p w14:paraId="286D7A4E" w14:textId="77777777" w:rsidR="00693654" w:rsidRDefault="005E55CE" w:rsidP="00745D33">
            <w:pPr>
              <w:spacing w:line="259" w:lineRule="auto"/>
              <w:rPr>
                <w:b/>
                <w:highlight w:val="yellow"/>
              </w:rPr>
            </w:pPr>
            <w:r w:rsidRPr="005E55CE">
              <w:rPr>
                <w:b/>
                <w:highlight w:val="yellow"/>
              </w:rPr>
              <w:lastRenderedPageBreak/>
              <w:t>Retroalimentación:</w:t>
            </w:r>
          </w:p>
          <w:p w14:paraId="0AF9C34D" w14:textId="77777777" w:rsidR="005E55CE" w:rsidRPr="005E55CE" w:rsidRDefault="005E55CE" w:rsidP="00745D33">
            <w:pPr>
              <w:spacing w:line="259" w:lineRule="auto"/>
              <w:rPr>
                <w:b/>
                <w:highlight w:val="yellow"/>
              </w:rPr>
            </w:pPr>
          </w:p>
          <w:p w14:paraId="2AC626F5" w14:textId="77777777" w:rsidR="005E55CE" w:rsidRDefault="005E55CE" w:rsidP="005E55CE">
            <w:pPr>
              <w:spacing w:line="259" w:lineRule="auto"/>
              <w:rPr>
                <w:rFonts w:ascii="Arial" w:hAnsi="Arial" w:cs="Arial"/>
                <w:color w:val="D60C1B"/>
                <w:sz w:val="21"/>
                <w:szCs w:val="21"/>
                <w:shd w:val="clear" w:color="auto" w:fill="F2F2F2"/>
              </w:rPr>
            </w:pPr>
            <w:r>
              <w:rPr>
                <w:rFonts w:ascii="Arial" w:hAnsi="Arial" w:cs="Arial"/>
                <w:color w:val="D60C1B"/>
                <w:sz w:val="21"/>
                <w:szCs w:val="21"/>
                <w:shd w:val="clear" w:color="auto" w:fill="F2F2F2"/>
              </w:rPr>
              <w:t>##</w:t>
            </w:r>
            <w:r>
              <w:rPr>
                <w:rFonts w:ascii="Arial" w:hAnsi="Arial" w:cs="Arial"/>
                <w:color w:val="D60C1B"/>
                <w:sz w:val="21"/>
                <w:szCs w:val="21"/>
                <w:shd w:val="clear" w:color="auto" w:fill="F2F2F2"/>
              </w:rPr>
              <w:t xml:space="preserve">% de </w:t>
            </w:r>
            <w:r>
              <w:rPr>
                <w:rFonts w:ascii="Arial" w:hAnsi="Arial" w:cs="Arial"/>
                <w:color w:val="D60C1B"/>
                <w:sz w:val="21"/>
                <w:szCs w:val="21"/>
                <w:shd w:val="clear" w:color="auto" w:fill="F2F2F2"/>
              </w:rPr>
              <w:t>tus</w:t>
            </w:r>
            <w:r>
              <w:rPr>
                <w:rFonts w:ascii="Arial" w:hAnsi="Arial" w:cs="Arial"/>
                <w:color w:val="D60C1B"/>
                <w:sz w:val="21"/>
                <w:szCs w:val="21"/>
                <w:shd w:val="clear" w:color="auto" w:fill="F2F2F2"/>
              </w:rPr>
              <w:t xml:space="preserve"> respuestas son incorrectas. </w:t>
            </w:r>
            <w:r>
              <w:rPr>
                <w:rFonts w:ascii="Arial" w:hAnsi="Arial" w:cs="Arial"/>
                <w:color w:val="D60C1B"/>
                <w:sz w:val="21"/>
                <w:szCs w:val="21"/>
                <w:shd w:val="clear" w:color="auto" w:fill="F2F2F2"/>
              </w:rPr>
              <w:t>Te</w:t>
            </w:r>
            <w:r>
              <w:rPr>
                <w:rFonts w:ascii="Arial" w:hAnsi="Arial" w:cs="Arial"/>
                <w:color w:val="D60C1B"/>
                <w:sz w:val="21"/>
                <w:szCs w:val="21"/>
                <w:shd w:val="clear" w:color="auto" w:fill="F2F2F2"/>
              </w:rPr>
              <w:t xml:space="preserve"> invitamos a </w:t>
            </w:r>
            <w:r>
              <w:rPr>
                <w:rFonts w:ascii="Arial" w:hAnsi="Arial" w:cs="Arial"/>
                <w:color w:val="D60C1B"/>
                <w:sz w:val="21"/>
                <w:szCs w:val="21"/>
                <w:shd w:val="clear" w:color="auto" w:fill="F2F2F2"/>
              </w:rPr>
              <w:t>repasar</w:t>
            </w:r>
            <w:r>
              <w:rPr>
                <w:rFonts w:ascii="Arial" w:hAnsi="Arial" w:cs="Arial"/>
                <w:color w:val="D60C1B"/>
                <w:sz w:val="21"/>
                <w:szCs w:val="21"/>
                <w:shd w:val="clear" w:color="auto" w:fill="F2F2F2"/>
              </w:rPr>
              <w:t xml:space="preserve"> el contenido e </w:t>
            </w:r>
            <w:r>
              <w:rPr>
                <w:rFonts w:ascii="Arial" w:hAnsi="Arial" w:cs="Arial"/>
                <w:color w:val="D60C1B"/>
                <w:sz w:val="21"/>
                <w:szCs w:val="21"/>
                <w:shd w:val="clear" w:color="auto" w:fill="F2F2F2"/>
              </w:rPr>
              <w:t>intentar</w:t>
            </w:r>
            <w:r>
              <w:rPr>
                <w:rFonts w:ascii="Arial" w:hAnsi="Arial" w:cs="Arial"/>
                <w:color w:val="D60C1B"/>
                <w:sz w:val="21"/>
                <w:szCs w:val="21"/>
                <w:shd w:val="clear" w:color="auto" w:fill="F2F2F2"/>
              </w:rPr>
              <w:t xml:space="preserve"> resolver la actividad de nuevo.</w:t>
            </w:r>
            <w:r>
              <w:rPr>
                <w:rFonts w:ascii="Arial" w:hAnsi="Arial" w:cs="Arial"/>
                <w:color w:val="D60C1B"/>
                <w:sz w:val="21"/>
                <w:szCs w:val="21"/>
                <w:shd w:val="clear" w:color="auto" w:fill="F2F2F2"/>
              </w:rPr>
              <w:t xml:space="preserve"> Haz clic en el botón “Reiniciar la actividad” para continuar</w:t>
            </w:r>
          </w:p>
          <w:p w14:paraId="0ED15182" w14:textId="77777777" w:rsidR="005E55CE" w:rsidRDefault="005E55CE" w:rsidP="005E55CE">
            <w:pPr>
              <w:spacing w:line="259" w:lineRule="auto"/>
              <w:rPr>
                <w:rFonts w:ascii="Arial" w:hAnsi="Arial" w:cs="Arial"/>
                <w:color w:val="D60C1B"/>
                <w:sz w:val="21"/>
                <w:szCs w:val="21"/>
                <w:shd w:val="clear" w:color="auto" w:fill="F2F2F2"/>
              </w:rPr>
            </w:pPr>
          </w:p>
          <w:p w14:paraId="0F30AD2A" w14:textId="77777777" w:rsidR="005E55CE" w:rsidRPr="00250599" w:rsidRDefault="005E55CE" w:rsidP="005E55CE">
            <w:pPr>
              <w:spacing w:line="259" w:lineRule="auto"/>
              <w:rPr>
                <w:highlight w:val="yellow"/>
              </w:rPr>
            </w:pPr>
            <w:r>
              <w:rPr>
                <w:rFonts w:ascii="Arial" w:hAnsi="Arial" w:cs="Arial"/>
                <w:color w:val="207D7E"/>
                <w:sz w:val="21"/>
                <w:szCs w:val="21"/>
                <w:shd w:val="clear" w:color="auto" w:fill="F2F2F2"/>
              </w:rPr>
              <w:t xml:space="preserve">¡Muy bien! 100% de </w:t>
            </w:r>
            <w:r>
              <w:rPr>
                <w:rFonts w:ascii="Arial" w:hAnsi="Arial" w:cs="Arial"/>
                <w:color w:val="207D7E"/>
                <w:sz w:val="21"/>
                <w:szCs w:val="21"/>
                <w:shd w:val="clear" w:color="auto" w:fill="F2F2F2"/>
              </w:rPr>
              <w:t>tus</w:t>
            </w:r>
            <w:r>
              <w:rPr>
                <w:rFonts w:ascii="Arial" w:hAnsi="Arial" w:cs="Arial"/>
                <w:color w:val="207D7E"/>
                <w:sz w:val="21"/>
                <w:szCs w:val="21"/>
                <w:shd w:val="clear" w:color="auto" w:fill="F2F2F2"/>
              </w:rPr>
              <w:t xml:space="preserve"> respuestas son correctas. ¡Felicitaciones!</w:t>
            </w:r>
          </w:p>
        </w:tc>
      </w:tr>
    </w:tbl>
    <w:p w14:paraId="335511BA" w14:textId="77777777" w:rsidR="00697131" w:rsidRDefault="00697131" w:rsidP="008564CB">
      <w:pPr>
        <w:spacing w:line="259" w:lineRule="auto"/>
        <w:jc w:val="left"/>
      </w:pPr>
    </w:p>
    <w:p w14:paraId="6195E55C" w14:textId="77777777" w:rsidR="00745D33" w:rsidRPr="00BA1CAA" w:rsidRDefault="00745D33" w:rsidP="00745D33">
      <w:pPr>
        <w:spacing w:after="0"/>
        <w:ind w:left="708"/>
        <w:rPr>
          <w:rFonts w:eastAsia="Times New Roman"/>
          <w:sz w:val="22"/>
          <w:szCs w:val="24"/>
          <w:highlight w:val="yellow"/>
          <w:lang w:eastAsia="es-CO"/>
        </w:rPr>
      </w:pPr>
      <w:r w:rsidRPr="00021E67">
        <w:rPr>
          <w:rStyle w:val="ActividadCar"/>
          <w:b/>
        </w:rPr>
        <w:t>Tipo de actividad:</w:t>
      </w:r>
      <w:r w:rsidRPr="00243178">
        <w:rPr>
          <w:rStyle w:val="ActividadCar"/>
        </w:rPr>
        <w:t xml:space="preserve"> </w:t>
      </w:r>
      <w:commentRangeStart w:id="47"/>
      <w:r w:rsidRPr="000612FE">
        <w:rPr>
          <w:rStyle w:val="ActividadCar"/>
        </w:rPr>
        <w:t>Seleccionar</w:t>
      </w:r>
      <w:commentRangeEnd w:id="47"/>
      <w:r>
        <w:rPr>
          <w:rStyle w:val="Refdecomentario"/>
        </w:rPr>
        <w:commentReference w:id="47"/>
      </w:r>
      <w:r>
        <w:rPr>
          <w:rStyle w:val="ActividadCar"/>
        </w:rPr>
        <w:t xml:space="preserve"> / </w:t>
      </w:r>
      <w:commentRangeStart w:id="48"/>
      <w:r>
        <w:rPr>
          <w:rStyle w:val="ActividadCar"/>
        </w:rPr>
        <w:t>Marcar</w:t>
      </w:r>
      <w:r>
        <w:t xml:space="preserve"> </w:t>
      </w:r>
      <w:commentRangeEnd w:id="48"/>
      <w:r>
        <w:rPr>
          <w:rStyle w:val="Refdecomentario"/>
        </w:rPr>
        <w:commentReference w:id="48"/>
      </w:r>
      <w:r w:rsidRPr="00BA1CAA">
        <w:rPr>
          <w:rFonts w:eastAsia="+mn-ea" w:cs="+mn-cs"/>
          <w:b/>
          <w:bCs/>
          <w:color w:val="D85C00"/>
          <w:kern w:val="24"/>
          <w:sz w:val="22"/>
          <w:highlight w:val="yellow"/>
          <w:lang w:eastAsia="es-CO"/>
        </w:rPr>
        <w:t xml:space="preserve">(Para integrar – </w:t>
      </w:r>
      <w:r w:rsidR="009920F3">
        <w:rPr>
          <w:rFonts w:eastAsia="+mn-ea" w:cs="+mn-cs"/>
          <w:b/>
          <w:bCs/>
          <w:color w:val="D85C00"/>
          <w:kern w:val="24"/>
          <w:sz w:val="22"/>
          <w:highlight w:val="yellow"/>
          <w:lang w:eastAsia="es-CO"/>
        </w:rPr>
        <w:t>N</w:t>
      </w:r>
      <w:r w:rsidR="009920F3" w:rsidRPr="00BA1CAA">
        <w:rPr>
          <w:rFonts w:eastAsia="+mn-ea" w:cs="+mn-cs"/>
          <w:b/>
          <w:bCs/>
          <w:color w:val="D85C00"/>
          <w:kern w:val="24"/>
          <w:sz w:val="22"/>
          <w:highlight w:val="yellow"/>
          <w:lang w:eastAsia="es-CO"/>
        </w:rPr>
        <w:t xml:space="preserve">o </w:t>
      </w:r>
      <w:r w:rsidRPr="00BA1CAA">
        <w:rPr>
          <w:rFonts w:eastAsia="+mn-ea" w:cs="+mn-cs"/>
          <w:b/>
          <w:bCs/>
          <w:color w:val="D85C00"/>
          <w:kern w:val="24"/>
          <w:sz w:val="22"/>
          <w:highlight w:val="yellow"/>
          <w:lang w:eastAsia="es-CO"/>
        </w:rPr>
        <w:t>se incluye en el OVA).</w:t>
      </w:r>
    </w:p>
    <w:p w14:paraId="4E8CDDA0" w14:textId="77777777" w:rsidR="00745D33" w:rsidRDefault="00745D33" w:rsidP="00745D33">
      <w:pPr>
        <w:pStyle w:val="Actividad"/>
      </w:pPr>
      <w:r w:rsidRPr="00243178">
        <w:rPr>
          <w:b/>
        </w:rPr>
        <w:t>Enunciado:</w:t>
      </w:r>
      <w:r>
        <w:t xml:space="preserve"> </w:t>
      </w:r>
    </w:p>
    <w:tbl>
      <w:tblPr>
        <w:tblStyle w:val="Tablaconcuadrcula"/>
        <w:tblW w:w="0" w:type="auto"/>
        <w:tblLook w:val="04A0" w:firstRow="1" w:lastRow="0" w:firstColumn="1" w:lastColumn="0" w:noHBand="0" w:noVBand="1"/>
      </w:tblPr>
      <w:tblGrid>
        <w:gridCol w:w="10790"/>
      </w:tblGrid>
      <w:tr w:rsidR="00745D33" w14:paraId="183DE242" w14:textId="77777777" w:rsidTr="00745D33">
        <w:tc>
          <w:tcPr>
            <w:tcW w:w="10790" w:type="dxa"/>
          </w:tcPr>
          <w:p w14:paraId="0D1F2FD9" w14:textId="77777777" w:rsidR="00745D33" w:rsidRPr="00BE7F4D" w:rsidRDefault="00745D33" w:rsidP="00745D33">
            <w:pPr>
              <w:pStyle w:val="Actividad"/>
              <w:rPr>
                <w:b/>
                <w:sz w:val="28"/>
              </w:rPr>
            </w:pPr>
            <w:r>
              <w:rPr>
                <w:b/>
                <w:sz w:val="28"/>
              </w:rPr>
              <w:t>Hablemos de la dimensión económica…</w:t>
            </w:r>
          </w:p>
          <w:p w14:paraId="007B60D1" w14:textId="77777777" w:rsidR="00745D33" w:rsidRDefault="00745D33" w:rsidP="005E55CE">
            <w:pPr>
              <w:pStyle w:val="Actividad"/>
              <w:rPr>
                <w:color w:val="FF0000"/>
              </w:rPr>
            </w:pPr>
            <w:r w:rsidRPr="00745D33">
              <w:t xml:space="preserve">Identifica y </w:t>
            </w:r>
            <w:r w:rsidR="005E55CE">
              <w:t>selecciona (</w:t>
            </w:r>
            <w:r w:rsidRPr="00745D33">
              <w:t>ha</w:t>
            </w:r>
            <w:r w:rsidR="005E55CE">
              <w:t xml:space="preserve">ciendo </w:t>
            </w:r>
            <w:r w:rsidRPr="00745D33">
              <w:t>clic</w:t>
            </w:r>
            <w:r w:rsidR="005E55CE">
              <w:t xml:space="preserve"> sobre ellos)</w:t>
            </w:r>
            <w:r w:rsidRPr="00745D33">
              <w:t xml:space="preserve"> los elementos </w:t>
            </w:r>
            <w:r>
              <w:t>por los cuales esta dimensión es</w:t>
            </w:r>
            <w:r w:rsidRPr="00745D33">
              <w:t xml:space="preserve"> importante</w:t>
            </w:r>
            <w:r>
              <w:t xml:space="preserve"> para Confiar.</w:t>
            </w:r>
            <w:r w:rsidR="005E55CE">
              <w:t xml:space="preserve"> </w:t>
            </w:r>
            <w:r w:rsidR="005E55CE">
              <w:t xml:space="preserve">Luego haz clic en el botón “Verificar” para </w:t>
            </w:r>
            <w:r w:rsidR="005E55CE">
              <w:t>validar</w:t>
            </w:r>
            <w:r w:rsidR="005E55CE">
              <w:t xml:space="preserve"> el resultado.</w:t>
            </w:r>
          </w:p>
        </w:tc>
      </w:tr>
      <w:tr w:rsidR="00745D33" w14:paraId="241661D7" w14:textId="77777777" w:rsidTr="00745D33">
        <w:tc>
          <w:tcPr>
            <w:tcW w:w="10790" w:type="dxa"/>
          </w:tcPr>
          <w:p w14:paraId="191DB786" w14:textId="77777777" w:rsidR="00745D33" w:rsidRPr="00370368" w:rsidRDefault="004C330D" w:rsidP="00745D33">
            <w:pPr>
              <w:spacing w:line="259" w:lineRule="auto"/>
              <w:jc w:val="center"/>
            </w:pPr>
            <w:r>
              <w:rPr>
                <w:noProof/>
                <w:lang w:val="en-US"/>
              </w:rPr>
              <w:drawing>
                <wp:inline distT="0" distB="0" distL="0" distR="0" wp14:anchorId="2A5E09FA" wp14:editId="74B179EF">
                  <wp:extent cx="6858000" cy="360172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6858000" cy="3601720"/>
                          </a:xfrm>
                          <a:prstGeom prst="rect">
                            <a:avLst/>
                          </a:prstGeom>
                        </pic:spPr>
                      </pic:pic>
                    </a:graphicData>
                  </a:graphic>
                </wp:inline>
              </w:drawing>
            </w:r>
          </w:p>
        </w:tc>
      </w:tr>
      <w:tr w:rsidR="00745D33" w14:paraId="0AD8E828" w14:textId="77777777" w:rsidTr="00745D33">
        <w:tc>
          <w:tcPr>
            <w:tcW w:w="10790" w:type="dxa"/>
          </w:tcPr>
          <w:p w14:paraId="09B4423F" w14:textId="77777777" w:rsidR="00745D33" w:rsidRDefault="00745D33" w:rsidP="00745D33">
            <w:pPr>
              <w:spacing w:line="259" w:lineRule="auto"/>
            </w:pPr>
            <w:r w:rsidRPr="00487B8C">
              <w:rPr>
                <w:highlight w:val="yellow"/>
              </w:rPr>
              <w:t>Textos de la imagen</w:t>
            </w:r>
          </w:p>
          <w:p w14:paraId="635E3181" w14:textId="77777777" w:rsidR="00745D33" w:rsidRDefault="00745D33" w:rsidP="00745D33">
            <w:pPr>
              <w:pStyle w:val="Actividad"/>
              <w:ind w:left="0"/>
              <w:rPr>
                <w:b/>
                <w:lang w:val="es-ES"/>
              </w:rPr>
            </w:pPr>
            <w:r>
              <w:rPr>
                <w:b/>
                <w:lang w:val="es-ES"/>
              </w:rPr>
              <w:t>La dimensión eco</w:t>
            </w:r>
            <w:r w:rsidR="007768E1">
              <w:rPr>
                <w:b/>
                <w:lang w:val="es-ES"/>
              </w:rPr>
              <w:t>nómica es importante porque</w:t>
            </w:r>
            <w:r w:rsidRPr="00B768FC">
              <w:rPr>
                <w:b/>
                <w:lang w:val="es-ES"/>
              </w:rPr>
              <w:t>:</w:t>
            </w:r>
          </w:p>
          <w:p w14:paraId="2F9E166A" w14:textId="77777777" w:rsidR="00745D33" w:rsidRDefault="00745D33" w:rsidP="004C330D">
            <w:pPr>
              <w:pStyle w:val="Actividad"/>
              <w:ind w:left="0" w:firstLine="720"/>
              <w:rPr>
                <w:lang w:val="es-ES"/>
              </w:rPr>
            </w:pPr>
          </w:p>
          <w:p w14:paraId="5ECEBBEB" w14:textId="77777777" w:rsidR="00745D33" w:rsidRDefault="00745D33" w:rsidP="00745D33">
            <w:pPr>
              <w:spacing w:line="259" w:lineRule="auto"/>
              <w:jc w:val="left"/>
              <w:rPr>
                <w:b/>
                <w:bCs/>
                <w:color w:val="002060"/>
              </w:rPr>
            </w:pPr>
            <w:r w:rsidRPr="0001256B">
              <w:rPr>
                <w:b/>
                <w:bCs/>
                <w:color w:val="002060"/>
              </w:rPr>
              <w:t xml:space="preserve">OPCIONES PARA </w:t>
            </w:r>
            <w:r>
              <w:rPr>
                <w:b/>
                <w:bCs/>
                <w:color w:val="002060"/>
              </w:rPr>
              <w:t xml:space="preserve">SELECCIONAR </w:t>
            </w:r>
          </w:p>
          <w:p w14:paraId="3C0C174A" w14:textId="77777777" w:rsidR="00745D33" w:rsidRPr="000612FE" w:rsidRDefault="00745D33" w:rsidP="00745D33">
            <w:pPr>
              <w:pStyle w:val="Actividad"/>
              <w:ind w:left="0"/>
              <w:rPr>
                <w:b/>
                <w:i/>
              </w:rPr>
            </w:pPr>
            <w:r w:rsidRPr="000612FE">
              <w:rPr>
                <w:i/>
              </w:rPr>
              <w:t>(Las opciones resaltadas en verde son las correctas)</w:t>
            </w:r>
          </w:p>
          <w:p w14:paraId="36E64175" w14:textId="77777777" w:rsidR="00745D33" w:rsidRPr="00B768FC" w:rsidRDefault="00745D33" w:rsidP="00745D33">
            <w:pPr>
              <w:pStyle w:val="Actividad"/>
              <w:ind w:left="0"/>
            </w:pPr>
          </w:p>
          <w:p w14:paraId="3A69FB99" w14:textId="77777777" w:rsidR="004C330D" w:rsidRDefault="004C330D" w:rsidP="004C330D">
            <w:pPr>
              <w:pStyle w:val="Prrafodelista"/>
              <w:numPr>
                <w:ilvl w:val="0"/>
                <w:numId w:val="8"/>
              </w:numPr>
              <w:spacing w:line="259" w:lineRule="auto"/>
              <w:jc w:val="left"/>
            </w:pPr>
            <w:r>
              <w:lastRenderedPageBreak/>
              <w:t>Representa la dimensión mediante la cual se hace un ejercicio de acumulación económica y tiene el fin de crecer sin limitaciones</w:t>
            </w:r>
            <w:r w:rsidR="00BF0D9C">
              <w:t>.</w:t>
            </w:r>
          </w:p>
          <w:p w14:paraId="0EE5EB1C" w14:textId="77777777" w:rsidR="004C330D" w:rsidRDefault="004C330D" w:rsidP="004C330D">
            <w:pPr>
              <w:pStyle w:val="Prrafodelista"/>
              <w:numPr>
                <w:ilvl w:val="0"/>
                <w:numId w:val="8"/>
              </w:numPr>
              <w:spacing w:line="259" w:lineRule="auto"/>
              <w:jc w:val="left"/>
            </w:pPr>
            <w:r>
              <w:t>Significa que la intermediación financiera es la base de todo el relacionamiento de la cooperativa, sin la cual no podría existir el proyecto político</w:t>
            </w:r>
            <w:r w:rsidR="00BF0D9C">
              <w:t>.</w:t>
            </w:r>
          </w:p>
          <w:p w14:paraId="25795270" w14:textId="77777777" w:rsidR="004C330D" w:rsidRPr="004C330D" w:rsidRDefault="004C330D" w:rsidP="004C330D">
            <w:pPr>
              <w:pStyle w:val="Prrafodelista"/>
              <w:numPr>
                <w:ilvl w:val="0"/>
                <w:numId w:val="8"/>
              </w:numPr>
              <w:spacing w:line="259" w:lineRule="auto"/>
              <w:jc w:val="left"/>
              <w:rPr>
                <w:highlight w:val="green"/>
              </w:rPr>
            </w:pPr>
            <w:r w:rsidRPr="004C330D">
              <w:rPr>
                <w:highlight w:val="green"/>
              </w:rPr>
              <w:t>Manifiesta una alternativa a la bancarización y permite que el ser humano sea el centro de cualquier tipo de intercambio o intermediación económica o financiera</w:t>
            </w:r>
            <w:r w:rsidR="00BF0D9C">
              <w:rPr>
                <w:highlight w:val="green"/>
              </w:rPr>
              <w:t>.</w:t>
            </w:r>
          </w:p>
          <w:p w14:paraId="3A5C4E2E" w14:textId="77777777" w:rsidR="004C330D" w:rsidRPr="004C330D" w:rsidRDefault="004C330D" w:rsidP="004C330D">
            <w:pPr>
              <w:pStyle w:val="Prrafodelista"/>
              <w:numPr>
                <w:ilvl w:val="0"/>
                <w:numId w:val="8"/>
              </w:numPr>
              <w:spacing w:line="259" w:lineRule="auto"/>
              <w:jc w:val="left"/>
              <w:rPr>
                <w:highlight w:val="green"/>
              </w:rPr>
            </w:pPr>
            <w:r w:rsidRPr="004C330D">
              <w:rPr>
                <w:highlight w:val="green"/>
              </w:rPr>
              <w:t>Es una apuesta por humanizar la economía y fortalecer el intercambio financiero</w:t>
            </w:r>
            <w:r w:rsidR="00BF0D9C">
              <w:rPr>
                <w:highlight w:val="green"/>
              </w:rPr>
              <w:t>,</w:t>
            </w:r>
            <w:r w:rsidRPr="004C330D">
              <w:rPr>
                <w:highlight w:val="green"/>
              </w:rPr>
              <w:t xml:space="preserve"> también desde otras dimensiones que dignifican al ser humano y lo presentan como un sujeto político, autónomo y libre.</w:t>
            </w:r>
          </w:p>
          <w:p w14:paraId="02301D19" w14:textId="77777777" w:rsidR="00745D33" w:rsidRPr="00B768FC" w:rsidRDefault="00745D33" w:rsidP="00745D33">
            <w:pPr>
              <w:pStyle w:val="Actividad"/>
              <w:ind w:left="0"/>
              <w:rPr>
                <w:b/>
              </w:rPr>
            </w:pPr>
          </w:p>
        </w:tc>
      </w:tr>
      <w:tr w:rsidR="005E55CE" w14:paraId="4785EE7E" w14:textId="77777777" w:rsidTr="00745D33">
        <w:tc>
          <w:tcPr>
            <w:tcW w:w="10790" w:type="dxa"/>
          </w:tcPr>
          <w:p w14:paraId="3E4EF01F" w14:textId="77777777" w:rsidR="005E55CE" w:rsidRDefault="005E55CE" w:rsidP="005E55CE">
            <w:pPr>
              <w:spacing w:line="259" w:lineRule="auto"/>
              <w:rPr>
                <w:b/>
                <w:highlight w:val="yellow"/>
              </w:rPr>
            </w:pPr>
            <w:r w:rsidRPr="005E55CE">
              <w:rPr>
                <w:b/>
                <w:highlight w:val="yellow"/>
              </w:rPr>
              <w:lastRenderedPageBreak/>
              <w:t>Retroalimentación:</w:t>
            </w:r>
          </w:p>
          <w:p w14:paraId="755E9876" w14:textId="77777777" w:rsidR="005E55CE" w:rsidRPr="005E55CE" w:rsidRDefault="005E55CE" w:rsidP="005E55CE">
            <w:pPr>
              <w:spacing w:line="259" w:lineRule="auto"/>
              <w:rPr>
                <w:b/>
                <w:highlight w:val="yellow"/>
              </w:rPr>
            </w:pPr>
          </w:p>
          <w:p w14:paraId="490BD529" w14:textId="77777777" w:rsidR="005E55CE" w:rsidRDefault="005E55CE" w:rsidP="005E55CE">
            <w:pPr>
              <w:spacing w:line="259" w:lineRule="auto"/>
              <w:rPr>
                <w:rFonts w:ascii="Arial" w:hAnsi="Arial" w:cs="Arial"/>
                <w:color w:val="D60C1B"/>
                <w:sz w:val="21"/>
                <w:szCs w:val="21"/>
                <w:shd w:val="clear" w:color="auto" w:fill="F2F2F2"/>
              </w:rPr>
            </w:pPr>
            <w:r>
              <w:rPr>
                <w:rFonts w:ascii="Arial" w:hAnsi="Arial" w:cs="Arial"/>
                <w:color w:val="D60C1B"/>
                <w:sz w:val="21"/>
                <w:szCs w:val="21"/>
                <w:shd w:val="clear" w:color="auto" w:fill="F2F2F2"/>
              </w:rPr>
              <w:t>##% de tus respuestas son incorrectas. Te invitamos a repasar el contenido e intentar resolver la actividad de nuevo. Haz clic en el botón “Reiniciar la actividad” para continuar</w:t>
            </w:r>
          </w:p>
          <w:p w14:paraId="65FD6E1E" w14:textId="77777777" w:rsidR="005E55CE" w:rsidRDefault="005E55CE" w:rsidP="005E55CE">
            <w:pPr>
              <w:spacing w:line="259" w:lineRule="auto"/>
              <w:rPr>
                <w:rFonts w:ascii="Arial" w:hAnsi="Arial" w:cs="Arial"/>
                <w:color w:val="D60C1B"/>
                <w:sz w:val="21"/>
                <w:szCs w:val="21"/>
                <w:shd w:val="clear" w:color="auto" w:fill="F2F2F2"/>
              </w:rPr>
            </w:pPr>
          </w:p>
          <w:p w14:paraId="46766823" w14:textId="77777777" w:rsidR="005E55CE" w:rsidRPr="00487B8C" w:rsidRDefault="005E55CE" w:rsidP="005E55CE">
            <w:pPr>
              <w:spacing w:line="259" w:lineRule="auto"/>
              <w:rPr>
                <w:highlight w:val="yellow"/>
              </w:rPr>
            </w:pPr>
            <w:r>
              <w:rPr>
                <w:rFonts w:ascii="Arial" w:hAnsi="Arial" w:cs="Arial"/>
                <w:color w:val="207D7E"/>
                <w:sz w:val="21"/>
                <w:szCs w:val="21"/>
                <w:shd w:val="clear" w:color="auto" w:fill="F2F2F2"/>
              </w:rPr>
              <w:t>¡Muy bien! 100% de tus respuestas son correctas. ¡Felicitaciones!</w:t>
            </w:r>
          </w:p>
        </w:tc>
      </w:tr>
    </w:tbl>
    <w:p w14:paraId="781B2133" w14:textId="77777777" w:rsidR="00697131" w:rsidRDefault="00697131" w:rsidP="00697131">
      <w:pPr>
        <w:pStyle w:val="Prrafodelista"/>
        <w:spacing w:line="259" w:lineRule="auto"/>
        <w:ind w:left="-450"/>
        <w:jc w:val="left"/>
      </w:pPr>
    </w:p>
    <w:p w14:paraId="43D5A208" w14:textId="77777777" w:rsidR="00E275E3" w:rsidRPr="007D2E61" w:rsidRDefault="00E275E3" w:rsidP="00E275E3">
      <w:pPr>
        <w:pStyle w:val="Prrafodelista"/>
        <w:spacing w:line="259" w:lineRule="auto"/>
        <w:ind w:left="1080"/>
        <w:jc w:val="left"/>
        <w:rPr>
          <w:highlight w:val="yellow"/>
        </w:rPr>
      </w:pPr>
    </w:p>
    <w:p w14:paraId="75B5D429" w14:textId="77777777" w:rsidR="004C330D" w:rsidRPr="00E6180B" w:rsidRDefault="004C330D" w:rsidP="004C330D">
      <w:pPr>
        <w:spacing w:after="0"/>
        <w:ind w:left="708"/>
        <w:rPr>
          <w:rFonts w:eastAsia="Times New Roman"/>
          <w:sz w:val="22"/>
          <w:szCs w:val="24"/>
          <w:lang w:eastAsia="es-CO"/>
        </w:rPr>
      </w:pPr>
      <w:r w:rsidRPr="00E6180B">
        <w:rPr>
          <w:rFonts w:eastAsia="+mn-ea" w:cs="+mn-cs"/>
          <w:b/>
          <w:bCs/>
          <w:color w:val="002060"/>
          <w:kern w:val="24"/>
          <w:sz w:val="22"/>
          <w:lang w:eastAsia="es-CO"/>
        </w:rPr>
        <w:t xml:space="preserve">Tipo de actividad: </w:t>
      </w:r>
      <w:r w:rsidRPr="00B9106F">
        <w:rPr>
          <w:rFonts w:eastAsia="+mn-ea" w:cs="+mn-cs"/>
          <w:b/>
          <w:i/>
          <w:color w:val="002060"/>
          <w:kern w:val="24"/>
          <w:sz w:val="22"/>
          <w:lang w:eastAsia="es-CO"/>
        </w:rPr>
        <w:t>Clasificar</w:t>
      </w:r>
      <w:r>
        <w:rPr>
          <w:rFonts w:eastAsia="+mn-ea" w:cs="+mn-cs"/>
          <w:b/>
          <w:i/>
          <w:color w:val="002060"/>
          <w:kern w:val="24"/>
          <w:sz w:val="22"/>
          <w:lang w:eastAsia="es-CO"/>
        </w:rPr>
        <w:t xml:space="preserve"> </w:t>
      </w:r>
      <w:r w:rsidRPr="00E6180B">
        <w:rPr>
          <w:rFonts w:eastAsia="+mn-ea" w:cs="+mn-cs"/>
          <w:b/>
          <w:bCs/>
          <w:color w:val="D85C00"/>
          <w:kern w:val="24"/>
          <w:sz w:val="22"/>
          <w:lang w:eastAsia="es-CO"/>
        </w:rPr>
        <w:t xml:space="preserve">(Para integrar – </w:t>
      </w:r>
      <w:r w:rsidR="00BF0D9C">
        <w:rPr>
          <w:rFonts w:eastAsia="+mn-ea" w:cs="+mn-cs"/>
          <w:b/>
          <w:bCs/>
          <w:color w:val="D85C00"/>
          <w:kern w:val="24"/>
          <w:sz w:val="22"/>
          <w:lang w:eastAsia="es-CO"/>
        </w:rPr>
        <w:t>N</w:t>
      </w:r>
      <w:r w:rsidR="00BF0D9C" w:rsidRPr="00E6180B">
        <w:rPr>
          <w:rFonts w:eastAsia="+mn-ea" w:cs="+mn-cs"/>
          <w:b/>
          <w:bCs/>
          <w:color w:val="D85C00"/>
          <w:kern w:val="24"/>
          <w:sz w:val="22"/>
          <w:lang w:eastAsia="es-CO"/>
        </w:rPr>
        <w:t xml:space="preserve">o </w:t>
      </w:r>
      <w:r w:rsidRPr="00E6180B">
        <w:rPr>
          <w:rFonts w:eastAsia="+mn-ea" w:cs="+mn-cs"/>
          <w:b/>
          <w:bCs/>
          <w:color w:val="D85C00"/>
          <w:kern w:val="24"/>
          <w:sz w:val="22"/>
          <w:lang w:eastAsia="es-CO"/>
        </w:rPr>
        <w:t>se incluye en el OVA).</w:t>
      </w:r>
    </w:p>
    <w:p w14:paraId="5B991F21" w14:textId="77777777" w:rsidR="004C330D" w:rsidRPr="00370368" w:rsidRDefault="004C330D" w:rsidP="004C330D">
      <w:pPr>
        <w:spacing w:after="0"/>
        <w:ind w:left="708"/>
        <w:jc w:val="left"/>
        <w:rPr>
          <w:rStyle w:val="ActividadCar"/>
        </w:rPr>
      </w:pPr>
      <w:r w:rsidRPr="00E6180B">
        <w:rPr>
          <w:rFonts w:eastAsia="+mn-ea" w:cs="+mn-cs"/>
          <w:b/>
          <w:bCs/>
          <w:color w:val="002060"/>
          <w:kern w:val="24"/>
          <w:sz w:val="22"/>
          <w:lang w:eastAsia="es-CO"/>
        </w:rPr>
        <w:t xml:space="preserve">Enunciado: </w:t>
      </w:r>
    </w:p>
    <w:tbl>
      <w:tblPr>
        <w:tblStyle w:val="Tablaconcuadrcula"/>
        <w:tblW w:w="0" w:type="auto"/>
        <w:tblLook w:val="04A0" w:firstRow="1" w:lastRow="0" w:firstColumn="1" w:lastColumn="0" w:noHBand="0" w:noVBand="1"/>
      </w:tblPr>
      <w:tblGrid>
        <w:gridCol w:w="10790"/>
      </w:tblGrid>
      <w:tr w:rsidR="004C330D" w14:paraId="79C8B9E6" w14:textId="77777777" w:rsidTr="007C6C7F">
        <w:tc>
          <w:tcPr>
            <w:tcW w:w="10790" w:type="dxa"/>
          </w:tcPr>
          <w:p w14:paraId="1C4C271B" w14:textId="77777777" w:rsidR="004C330D" w:rsidRPr="00BE7F4D" w:rsidRDefault="004C330D" w:rsidP="007C6C7F">
            <w:pPr>
              <w:pStyle w:val="Actividad"/>
              <w:rPr>
                <w:b/>
                <w:sz w:val="28"/>
              </w:rPr>
            </w:pPr>
            <w:r>
              <w:rPr>
                <w:b/>
                <w:sz w:val="28"/>
              </w:rPr>
              <w:t>Concluyamos:</w:t>
            </w:r>
          </w:p>
          <w:p w14:paraId="308502CA" w14:textId="77777777" w:rsidR="004C330D" w:rsidRDefault="004C330D" w:rsidP="005E55CE">
            <w:pPr>
              <w:pStyle w:val="Actividad"/>
              <w:rPr>
                <w:color w:val="FF0000"/>
              </w:rPr>
            </w:pPr>
            <w:r>
              <w:t>Para terminar el estudio de este documento</w:t>
            </w:r>
            <w:r w:rsidR="005E55CE">
              <w:t>,</w:t>
            </w:r>
            <w:r>
              <w:t xml:space="preserve"> marca </w:t>
            </w:r>
            <w:r w:rsidR="00BF0D9C" w:rsidRPr="00374C61">
              <w:t>S</w:t>
            </w:r>
            <w:r w:rsidR="00BF0D9C">
              <w:t>í</w:t>
            </w:r>
            <w:r w:rsidRPr="00374C61">
              <w:t xml:space="preserve">/No </w:t>
            </w:r>
            <w:r w:rsidR="005E55CE">
              <w:t xml:space="preserve">en cada enunciado </w:t>
            </w:r>
            <w:r w:rsidRPr="00374C61">
              <w:t xml:space="preserve">para </w:t>
            </w:r>
            <w:r>
              <w:t>identificar algunos de los principios cooperativos.</w:t>
            </w:r>
            <w:r w:rsidR="005E55CE">
              <w:t xml:space="preserve"> Al finalizar, puedes obtener tu resultado y clasificar de nuevo los principios incorrectamente clasificados.</w:t>
            </w:r>
          </w:p>
        </w:tc>
      </w:tr>
      <w:tr w:rsidR="004C330D" w14:paraId="5C744954" w14:textId="77777777" w:rsidTr="007C6C7F">
        <w:tc>
          <w:tcPr>
            <w:tcW w:w="10790" w:type="dxa"/>
          </w:tcPr>
          <w:p w14:paraId="2490A770" w14:textId="77777777" w:rsidR="004C330D" w:rsidRPr="00370368" w:rsidRDefault="004C330D" w:rsidP="007C6C7F">
            <w:pPr>
              <w:spacing w:line="259" w:lineRule="auto"/>
              <w:jc w:val="center"/>
            </w:pPr>
            <w:r>
              <w:rPr>
                <w:noProof/>
                <w:lang w:val="en-US"/>
              </w:rPr>
              <w:drawing>
                <wp:inline distT="0" distB="0" distL="0" distR="0" wp14:anchorId="579FB5EA" wp14:editId="2512C806">
                  <wp:extent cx="6858000" cy="2963545"/>
                  <wp:effectExtent l="0" t="0" r="0" b="825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6858000" cy="2963545"/>
                          </a:xfrm>
                          <a:prstGeom prst="rect">
                            <a:avLst/>
                          </a:prstGeom>
                        </pic:spPr>
                      </pic:pic>
                    </a:graphicData>
                  </a:graphic>
                </wp:inline>
              </w:drawing>
            </w:r>
          </w:p>
        </w:tc>
      </w:tr>
      <w:tr w:rsidR="004C330D" w14:paraId="08CF058B" w14:textId="77777777" w:rsidTr="007C6C7F">
        <w:tc>
          <w:tcPr>
            <w:tcW w:w="10790" w:type="dxa"/>
          </w:tcPr>
          <w:p w14:paraId="742E0CF4" w14:textId="77777777" w:rsidR="004C330D" w:rsidRDefault="004C330D" w:rsidP="007C6C7F">
            <w:pPr>
              <w:spacing w:line="259" w:lineRule="auto"/>
            </w:pPr>
            <w:r w:rsidRPr="00487B8C">
              <w:rPr>
                <w:highlight w:val="yellow"/>
              </w:rPr>
              <w:t>Textos de la imagen</w:t>
            </w:r>
          </w:p>
          <w:p w14:paraId="25B3ECFF" w14:textId="77777777" w:rsidR="004C330D" w:rsidRDefault="004C330D" w:rsidP="007C6C7F">
            <w:pPr>
              <w:spacing w:line="259" w:lineRule="auto"/>
              <w:rPr>
                <w:b/>
              </w:rPr>
            </w:pPr>
            <w:r w:rsidRPr="00D702D7">
              <w:rPr>
                <w:b/>
              </w:rPr>
              <w:t xml:space="preserve">Finalmente hablemos de los </w:t>
            </w:r>
            <w:r>
              <w:rPr>
                <w:b/>
              </w:rPr>
              <w:t>principios cooperativos de</w:t>
            </w:r>
            <w:r w:rsidRPr="00D702D7">
              <w:rPr>
                <w:b/>
              </w:rPr>
              <w:t xml:space="preserve"> Confiar</w:t>
            </w:r>
            <w:r>
              <w:rPr>
                <w:b/>
              </w:rPr>
              <w:t>.</w:t>
            </w:r>
          </w:p>
          <w:p w14:paraId="0297ABF6" w14:textId="77777777" w:rsidR="004C330D" w:rsidRDefault="004C330D" w:rsidP="007C6C7F">
            <w:pPr>
              <w:spacing w:line="259" w:lineRule="auto"/>
              <w:rPr>
                <w:b/>
              </w:rPr>
            </w:pPr>
            <w:r w:rsidRPr="00D702D7">
              <w:rPr>
                <w:b/>
              </w:rPr>
              <w:t>Selecciona S</w:t>
            </w:r>
            <w:r w:rsidR="00BF0D9C">
              <w:rPr>
                <w:b/>
              </w:rPr>
              <w:t>í</w:t>
            </w:r>
            <w:r w:rsidRPr="00D702D7">
              <w:rPr>
                <w:b/>
              </w:rPr>
              <w:t>/No para responder correctamente a cada afirmación</w:t>
            </w:r>
            <w:r>
              <w:rPr>
                <w:b/>
              </w:rPr>
              <w:t>.</w:t>
            </w:r>
          </w:p>
          <w:p w14:paraId="0FACAE1F" w14:textId="77777777" w:rsidR="004C330D" w:rsidRDefault="004C330D" w:rsidP="007C6C7F">
            <w:pPr>
              <w:spacing w:line="259" w:lineRule="auto"/>
              <w:rPr>
                <w:b/>
              </w:rPr>
            </w:pPr>
          </w:p>
          <w:p w14:paraId="6EA0A61D" w14:textId="77777777" w:rsidR="004C330D" w:rsidRPr="00BA7D5B" w:rsidRDefault="004C330D" w:rsidP="007C6C7F">
            <w:pPr>
              <w:tabs>
                <w:tab w:val="left" w:pos="8340"/>
              </w:tabs>
              <w:spacing w:line="259" w:lineRule="auto"/>
              <w:rPr>
                <w:b/>
                <w:i/>
              </w:rPr>
            </w:pPr>
            <w:r w:rsidRPr="00D702D7">
              <w:rPr>
                <w:b/>
                <w:i/>
              </w:rPr>
              <w:t xml:space="preserve">Es un </w:t>
            </w:r>
            <w:r>
              <w:rPr>
                <w:b/>
                <w:i/>
              </w:rPr>
              <w:t>principio cooperativo de Confiar</w:t>
            </w:r>
            <w:r w:rsidRPr="00BA7D5B">
              <w:rPr>
                <w:b/>
                <w:bCs/>
                <w:i/>
                <w:iCs/>
              </w:rPr>
              <w:t>:</w:t>
            </w:r>
          </w:p>
          <w:p w14:paraId="2411A8FD" w14:textId="77777777" w:rsidR="004C330D" w:rsidRDefault="004C330D" w:rsidP="007C6C7F">
            <w:pPr>
              <w:spacing w:line="259" w:lineRule="auto"/>
            </w:pPr>
          </w:p>
          <w:p w14:paraId="548CAE87" w14:textId="77777777" w:rsidR="004C330D" w:rsidRPr="004C330D" w:rsidRDefault="004C330D" w:rsidP="004C330D">
            <w:pPr>
              <w:pStyle w:val="Prrafodelista"/>
              <w:spacing w:line="259" w:lineRule="auto"/>
              <w:jc w:val="left"/>
              <w:rPr>
                <w:highlight w:val="green"/>
              </w:rPr>
            </w:pPr>
            <w:r w:rsidRPr="004C330D">
              <w:rPr>
                <w:b/>
                <w:highlight w:val="green"/>
              </w:rPr>
              <w:t>-</w:t>
            </w:r>
            <w:r w:rsidRPr="004C330D">
              <w:rPr>
                <w:highlight w:val="green"/>
              </w:rPr>
              <w:t xml:space="preserve">Adhesión </w:t>
            </w:r>
            <w:r w:rsidR="00BF0D9C">
              <w:rPr>
                <w:highlight w:val="green"/>
              </w:rPr>
              <w:t>l</w:t>
            </w:r>
            <w:r w:rsidR="00BF0D9C" w:rsidRPr="004C330D">
              <w:rPr>
                <w:highlight w:val="green"/>
              </w:rPr>
              <w:t xml:space="preserve">ibre </w:t>
            </w:r>
            <w:r w:rsidRPr="004C330D">
              <w:rPr>
                <w:highlight w:val="green"/>
              </w:rPr>
              <w:t>y voluntaria</w:t>
            </w:r>
            <w:r w:rsidR="00BF0D9C">
              <w:rPr>
                <w:highlight w:val="green"/>
              </w:rPr>
              <w:t>.</w:t>
            </w:r>
            <w:r>
              <w:rPr>
                <w:highlight w:val="green"/>
              </w:rPr>
              <w:t xml:space="preserve"> </w:t>
            </w:r>
            <w:r w:rsidR="00BF0D9C" w:rsidRPr="004C330D">
              <w:rPr>
                <w:b/>
                <w:highlight w:val="green"/>
              </w:rPr>
              <w:t>S</w:t>
            </w:r>
            <w:r w:rsidR="00BF0D9C">
              <w:rPr>
                <w:b/>
                <w:highlight w:val="green"/>
              </w:rPr>
              <w:t>Í</w:t>
            </w:r>
          </w:p>
          <w:p w14:paraId="341048DC" w14:textId="77777777" w:rsidR="004C330D" w:rsidRPr="004C330D" w:rsidRDefault="004C330D" w:rsidP="004C330D">
            <w:pPr>
              <w:pStyle w:val="Prrafodelista"/>
              <w:spacing w:line="259" w:lineRule="auto"/>
              <w:jc w:val="left"/>
              <w:rPr>
                <w:highlight w:val="green"/>
              </w:rPr>
            </w:pPr>
            <w:r w:rsidRPr="004C330D">
              <w:rPr>
                <w:b/>
                <w:highlight w:val="green"/>
              </w:rPr>
              <w:t>-</w:t>
            </w:r>
            <w:r w:rsidRPr="004C330D">
              <w:rPr>
                <w:highlight w:val="green"/>
              </w:rPr>
              <w:t xml:space="preserve"> Autonomía e independencia</w:t>
            </w:r>
            <w:r w:rsidR="00BF0D9C">
              <w:rPr>
                <w:highlight w:val="green"/>
              </w:rPr>
              <w:t>.</w:t>
            </w:r>
            <w:r>
              <w:rPr>
                <w:highlight w:val="green"/>
              </w:rPr>
              <w:t xml:space="preserve"> </w:t>
            </w:r>
            <w:r w:rsidR="00BF0D9C" w:rsidRPr="004C330D">
              <w:rPr>
                <w:b/>
                <w:highlight w:val="green"/>
              </w:rPr>
              <w:t>S</w:t>
            </w:r>
            <w:r w:rsidR="00BF0D9C">
              <w:rPr>
                <w:b/>
                <w:highlight w:val="green"/>
              </w:rPr>
              <w:t xml:space="preserve">Í </w:t>
            </w:r>
          </w:p>
          <w:p w14:paraId="6FC7F543" w14:textId="77777777" w:rsidR="004C330D" w:rsidRDefault="004C330D" w:rsidP="004C330D">
            <w:pPr>
              <w:pStyle w:val="Prrafodelista"/>
              <w:spacing w:line="259" w:lineRule="auto"/>
              <w:jc w:val="left"/>
            </w:pPr>
            <w:r w:rsidRPr="004C330D">
              <w:rPr>
                <w:b/>
                <w:highlight w:val="green"/>
              </w:rPr>
              <w:t>-</w:t>
            </w:r>
            <w:r w:rsidRPr="004C330D">
              <w:rPr>
                <w:highlight w:val="green"/>
              </w:rPr>
              <w:t xml:space="preserve"> Educación, formación e información</w:t>
            </w:r>
            <w:r w:rsidR="00BF0D9C">
              <w:t>.</w:t>
            </w:r>
            <w:r>
              <w:t xml:space="preserve"> </w:t>
            </w:r>
            <w:r w:rsidR="00BF0D9C" w:rsidRPr="004C330D">
              <w:rPr>
                <w:b/>
                <w:highlight w:val="green"/>
              </w:rPr>
              <w:t>S</w:t>
            </w:r>
            <w:r w:rsidR="00BF0D9C">
              <w:rPr>
                <w:b/>
              </w:rPr>
              <w:t>Í</w:t>
            </w:r>
          </w:p>
          <w:p w14:paraId="65190745" w14:textId="77777777" w:rsidR="004C330D" w:rsidRDefault="004C330D" w:rsidP="004C330D">
            <w:pPr>
              <w:pStyle w:val="Prrafodelista"/>
              <w:spacing w:line="259" w:lineRule="auto"/>
              <w:jc w:val="left"/>
            </w:pPr>
            <w:r>
              <w:rPr>
                <w:b/>
              </w:rPr>
              <w:t>-</w:t>
            </w:r>
            <w:r>
              <w:t xml:space="preserve"> Extracción de recursos naturales con el fin de hacer sostenible la industria y el consumo</w:t>
            </w:r>
            <w:r w:rsidR="00BF0D9C">
              <w:t>.</w:t>
            </w:r>
            <w:r>
              <w:t xml:space="preserve"> </w:t>
            </w:r>
            <w:r w:rsidRPr="004C330D">
              <w:rPr>
                <w:b/>
              </w:rPr>
              <w:t>NO</w:t>
            </w:r>
          </w:p>
          <w:p w14:paraId="0C38CCB1" w14:textId="77777777" w:rsidR="004C330D" w:rsidRPr="00E275E3" w:rsidRDefault="004C330D" w:rsidP="004C330D">
            <w:pPr>
              <w:pStyle w:val="Prrafodelista"/>
              <w:spacing w:line="259" w:lineRule="auto"/>
              <w:jc w:val="left"/>
            </w:pPr>
            <w:r>
              <w:rPr>
                <w:b/>
              </w:rPr>
              <w:t>-</w:t>
            </w:r>
            <w:r>
              <w:t xml:space="preserve"> Compromiso con el crecimiento económico</w:t>
            </w:r>
            <w:r w:rsidR="00BF0D9C">
              <w:t>.</w:t>
            </w:r>
            <w:r>
              <w:t xml:space="preserve"> </w:t>
            </w:r>
            <w:r w:rsidRPr="004C330D">
              <w:rPr>
                <w:b/>
              </w:rPr>
              <w:t>NO</w:t>
            </w:r>
          </w:p>
          <w:p w14:paraId="7A1167FB" w14:textId="77777777" w:rsidR="004C330D" w:rsidRPr="00B9106F" w:rsidRDefault="004C330D" w:rsidP="004C330D">
            <w:pPr>
              <w:spacing w:line="259" w:lineRule="auto"/>
              <w:jc w:val="left"/>
            </w:pPr>
          </w:p>
        </w:tc>
      </w:tr>
    </w:tbl>
    <w:p w14:paraId="091454A1" w14:textId="77777777" w:rsidR="004C330D" w:rsidRDefault="004C330D" w:rsidP="004C330D">
      <w:pPr>
        <w:spacing w:line="259" w:lineRule="auto"/>
        <w:jc w:val="left"/>
      </w:pPr>
    </w:p>
    <w:p w14:paraId="6BFF61A1" w14:textId="77777777" w:rsidR="004C330D" w:rsidRDefault="004C330D" w:rsidP="00145E6B">
      <w:pPr>
        <w:jc w:val="left"/>
        <w:rPr>
          <w:sz w:val="21"/>
        </w:rPr>
      </w:pPr>
    </w:p>
    <w:p w14:paraId="3F513FB8" w14:textId="77777777" w:rsidR="00145E6B" w:rsidRPr="00145E6B" w:rsidRDefault="00654968" w:rsidP="00145E6B">
      <w:pPr>
        <w:jc w:val="left"/>
        <w:rPr>
          <w:rFonts w:ascii="Arial" w:eastAsia="Times New Roman" w:hAnsi="Arial" w:cs="Arial"/>
          <w:sz w:val="20"/>
          <w:szCs w:val="20"/>
          <w:lang w:eastAsia="es-ES_tradnl"/>
        </w:rPr>
      </w:pPr>
      <w:r w:rsidRPr="00F80E37">
        <w:rPr>
          <w:sz w:val="21"/>
        </w:rPr>
        <w:br w:type="page"/>
      </w:r>
    </w:p>
    <w:p w14:paraId="2B0654C8" w14:textId="77777777" w:rsidR="00654968" w:rsidRPr="00145E6B" w:rsidRDefault="00654968" w:rsidP="00A44632">
      <w:pPr>
        <w:spacing w:line="259" w:lineRule="auto"/>
        <w:rPr>
          <w:color w:val="00863D"/>
          <w:spacing w:val="-10"/>
          <w:kern w:val="24"/>
          <w:sz w:val="21"/>
          <w:lang w:eastAsia="es-CO"/>
        </w:rPr>
      </w:pPr>
    </w:p>
    <w:p w14:paraId="2CEF3574" w14:textId="77777777" w:rsidR="005D320F" w:rsidRDefault="005D320F" w:rsidP="005D320F">
      <w:pPr>
        <w:pStyle w:val="Puesto"/>
      </w:pPr>
      <w:r>
        <w:t>Bibliografía</w:t>
      </w:r>
    </w:p>
    <w:p w14:paraId="6FE270D7" w14:textId="77777777" w:rsidR="005E55CE" w:rsidRPr="005E55CE" w:rsidRDefault="005E55CE" w:rsidP="005E55CE"/>
    <w:p w14:paraId="5D0FCFCE" w14:textId="77777777" w:rsidR="00F5046D" w:rsidRDefault="00324523" w:rsidP="0080099C">
      <w:pPr>
        <w:pStyle w:val="Prrafodelista"/>
        <w:numPr>
          <w:ilvl w:val="0"/>
          <w:numId w:val="3"/>
        </w:numPr>
        <w:spacing w:after="0"/>
        <w:jc w:val="left"/>
      </w:pPr>
      <w:r>
        <w:t>Confiar Cooperativa Financiera</w:t>
      </w:r>
      <w:r w:rsidR="00086D83">
        <w:t>,</w:t>
      </w:r>
      <w:r w:rsidR="003036BF">
        <w:t xml:space="preserve"> (2019)</w:t>
      </w:r>
      <w:r>
        <w:t xml:space="preserve">. </w:t>
      </w:r>
      <w:r w:rsidR="00F5046D" w:rsidRPr="005E55CE">
        <w:rPr>
          <w:i/>
        </w:rPr>
        <w:t>Confiar 45 años: una conquista solidaria</w:t>
      </w:r>
      <w:r>
        <w:t>. Recuperado de</w:t>
      </w:r>
      <w:r w:rsidR="0080099C">
        <w:t xml:space="preserve">: </w:t>
      </w:r>
      <w:hyperlink r:id="rId32" w:history="1">
        <w:r w:rsidR="0080099C" w:rsidRPr="00F30AB6">
          <w:rPr>
            <w:rStyle w:val="Hipervnculo"/>
          </w:rPr>
          <w:t>https://www.confiar.coop/noticia/libro-45-confiar-una-conquista-solidaria</w:t>
        </w:r>
      </w:hyperlink>
      <w:r w:rsidR="0080099C">
        <w:t xml:space="preserve"> </w:t>
      </w:r>
      <w:r w:rsidR="00421312">
        <w:t xml:space="preserve">el </w:t>
      </w:r>
      <w:r w:rsidR="00EA1119">
        <w:t xml:space="preserve">15 </w:t>
      </w:r>
      <w:r w:rsidR="00421312">
        <w:t>j</w:t>
      </w:r>
      <w:r w:rsidR="00EA1119">
        <w:t xml:space="preserve">unio </w:t>
      </w:r>
      <w:r w:rsidR="00421312">
        <w:t xml:space="preserve">de </w:t>
      </w:r>
      <w:r w:rsidR="00EA1119">
        <w:t>2019</w:t>
      </w:r>
      <w:r w:rsidR="00421312">
        <w:t>.</w:t>
      </w:r>
    </w:p>
    <w:p w14:paraId="42A3FAA9" w14:textId="77777777" w:rsidR="00F5046D" w:rsidRPr="00A961DD" w:rsidRDefault="003036BF" w:rsidP="00A826D9">
      <w:pPr>
        <w:pStyle w:val="Prrafodelista"/>
        <w:numPr>
          <w:ilvl w:val="0"/>
          <w:numId w:val="3"/>
        </w:numPr>
        <w:spacing w:after="0"/>
        <w:jc w:val="left"/>
      </w:pPr>
      <w:r>
        <w:t>Confiar Cooperativa Financiera</w:t>
      </w:r>
      <w:r w:rsidR="00086D83">
        <w:t>,</w:t>
      </w:r>
      <w:r>
        <w:t xml:space="preserve"> (2017).</w:t>
      </w:r>
      <w:r w:rsidR="00F5046D" w:rsidRPr="005E55CE">
        <w:rPr>
          <w:i/>
        </w:rPr>
        <w:t>Día del sobregiro</w:t>
      </w:r>
      <w:r w:rsidR="00324523">
        <w:t>.</w:t>
      </w:r>
      <w:r w:rsidR="00F5046D">
        <w:t xml:space="preserve"> </w:t>
      </w:r>
      <w:r>
        <w:t xml:space="preserve">Recuperado </w:t>
      </w:r>
      <w:r w:rsidR="00086D83">
        <w:t>d</w:t>
      </w:r>
      <w:r>
        <w:t xml:space="preserve">e: </w:t>
      </w:r>
      <w:hyperlink r:id="rId33" w:history="1">
        <w:r w:rsidR="00F5046D" w:rsidRPr="00A961DD">
          <w:rPr>
            <w:rStyle w:val="Hipervnculo"/>
          </w:rPr>
          <w:t>https://www.youtube.com/watch?v=vFGx9jDfJJg&amp;list=PLQC7hDfLJSKk5hse1lQ0mkq5dqQjzsgr4&amp;index=3&amp;t=0s</w:t>
        </w:r>
      </w:hyperlink>
      <w:r w:rsidR="00EA1119">
        <w:rPr>
          <w:rStyle w:val="Hipervnculo"/>
        </w:rPr>
        <w:t xml:space="preserve"> </w:t>
      </w:r>
      <w:r>
        <w:rPr>
          <w:rStyle w:val="Hipervnculo"/>
        </w:rPr>
        <w:t>el</w:t>
      </w:r>
      <w:r w:rsidR="00EA1119">
        <w:rPr>
          <w:rStyle w:val="Hipervnculo"/>
        </w:rPr>
        <w:t xml:space="preserve"> 15 junio </w:t>
      </w:r>
      <w:r>
        <w:rPr>
          <w:rStyle w:val="Hipervnculo"/>
        </w:rPr>
        <w:t xml:space="preserve">de </w:t>
      </w:r>
      <w:r w:rsidR="00EA1119">
        <w:rPr>
          <w:rStyle w:val="Hipervnculo"/>
        </w:rPr>
        <w:t>2019</w:t>
      </w:r>
      <w:r>
        <w:rPr>
          <w:rStyle w:val="Hipervnculo"/>
        </w:rPr>
        <w:t>.</w:t>
      </w:r>
    </w:p>
    <w:p w14:paraId="27D403A8" w14:textId="77777777" w:rsidR="00F5046D" w:rsidRPr="00A961DD" w:rsidRDefault="003036BF" w:rsidP="00A826D9">
      <w:pPr>
        <w:pStyle w:val="Prrafodelista"/>
        <w:numPr>
          <w:ilvl w:val="0"/>
          <w:numId w:val="3"/>
        </w:numPr>
        <w:spacing w:after="0"/>
        <w:jc w:val="left"/>
      </w:pPr>
      <w:r>
        <w:t>Confiar Cooperativa Financiera</w:t>
      </w:r>
      <w:r w:rsidR="00086D83">
        <w:t>,</w:t>
      </w:r>
      <w:r>
        <w:t xml:space="preserve"> (2017).</w:t>
      </w:r>
      <w:r w:rsidDel="00EA1119">
        <w:t xml:space="preserve"> </w:t>
      </w:r>
      <w:r w:rsidR="00F5046D" w:rsidRPr="005E55CE">
        <w:rPr>
          <w:i/>
        </w:rPr>
        <w:t>Reserva natural El Edén, para proteger el milagro de la vida</w:t>
      </w:r>
      <w:r>
        <w:rPr>
          <w:i/>
        </w:rPr>
        <w:t>.</w:t>
      </w:r>
      <w:r w:rsidR="00F5046D">
        <w:t xml:space="preserve"> </w:t>
      </w:r>
      <w:r>
        <w:t xml:space="preserve">Recuperado de: </w:t>
      </w:r>
      <w:hyperlink r:id="rId34" w:history="1">
        <w:r w:rsidR="00F5046D" w:rsidRPr="00A961DD">
          <w:rPr>
            <w:rStyle w:val="Hipervnculo"/>
          </w:rPr>
          <w:t>https://www.youtube.com/watch?v=fd1QKzo8u0A&amp;list=PLQC7hDfLJSKk5hse1lQ0mkq5dqQjzsgr4&amp;index=3</w:t>
        </w:r>
      </w:hyperlink>
      <w:r w:rsidR="00EA1119">
        <w:rPr>
          <w:rStyle w:val="Hipervnculo"/>
        </w:rPr>
        <w:t xml:space="preserve"> </w:t>
      </w:r>
      <w:r>
        <w:rPr>
          <w:rStyle w:val="Hipervnculo"/>
        </w:rPr>
        <w:t>el</w:t>
      </w:r>
      <w:r w:rsidR="00EA1119">
        <w:rPr>
          <w:rStyle w:val="Hipervnculo"/>
        </w:rPr>
        <w:t xml:space="preserve"> 15 junio </w:t>
      </w:r>
      <w:r>
        <w:rPr>
          <w:rStyle w:val="Hipervnculo"/>
        </w:rPr>
        <w:t xml:space="preserve">de </w:t>
      </w:r>
      <w:r w:rsidR="00EA1119">
        <w:rPr>
          <w:rStyle w:val="Hipervnculo"/>
        </w:rPr>
        <w:t>2019</w:t>
      </w:r>
      <w:r>
        <w:rPr>
          <w:rStyle w:val="Hipervnculo"/>
        </w:rPr>
        <w:t>.</w:t>
      </w:r>
    </w:p>
    <w:p w14:paraId="0B9D0AD8" w14:textId="77777777" w:rsidR="008D0386" w:rsidRDefault="008D0386" w:rsidP="00FB4A20"/>
    <w:p w14:paraId="22B5A689" w14:textId="77777777" w:rsidR="005D320F" w:rsidRDefault="005D320F" w:rsidP="0040473E">
      <w:pPr>
        <w:jc w:val="left"/>
      </w:pPr>
      <w:r>
        <w:br w:type="page"/>
      </w:r>
    </w:p>
    <w:p w14:paraId="2DC293BD" w14:textId="77777777" w:rsidR="005D320F" w:rsidRDefault="005D320F" w:rsidP="005D320F">
      <w:pPr>
        <w:pStyle w:val="Puesto"/>
      </w:pPr>
      <w:r>
        <w:lastRenderedPageBreak/>
        <w:t>Créditos</w:t>
      </w:r>
    </w:p>
    <w:tbl>
      <w:tblPr>
        <w:tblW w:w="10639" w:type="dxa"/>
        <w:tblCellMar>
          <w:left w:w="0" w:type="dxa"/>
          <w:right w:w="0" w:type="dxa"/>
        </w:tblCellMar>
        <w:tblLook w:val="04A0" w:firstRow="1" w:lastRow="0" w:firstColumn="1" w:lastColumn="0" w:noHBand="0" w:noVBand="1"/>
      </w:tblPr>
      <w:tblGrid>
        <w:gridCol w:w="10639"/>
      </w:tblGrid>
      <w:tr w:rsidR="005D320F" w:rsidRPr="00B94F40" w14:paraId="5268BB08" w14:textId="77777777" w:rsidTr="00B94F40">
        <w:trPr>
          <w:trHeight w:val="20"/>
        </w:trPr>
        <w:tc>
          <w:tcPr>
            <w:tcW w:w="1063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CAA7575" w14:textId="77777777" w:rsidR="005D320F" w:rsidRPr="00B94F40" w:rsidRDefault="005D320F" w:rsidP="00DE1ED2">
            <w:pPr>
              <w:spacing w:after="0"/>
              <w:jc w:val="center"/>
              <w:rPr>
                <w:rFonts w:eastAsia="Times New Roman" w:cs="Arial"/>
                <w:lang w:eastAsia="es-CO"/>
              </w:rPr>
            </w:pPr>
            <w:r w:rsidRPr="00B94F40">
              <w:rPr>
                <w:rFonts w:eastAsia="Times New Roman" w:cs="Calibri"/>
                <w:b/>
                <w:bCs/>
                <w:spacing w:val="-10"/>
                <w:kern w:val="24"/>
                <w:sz w:val="22"/>
                <w:lang w:eastAsia="es-CO"/>
              </w:rPr>
              <w:t>INVESTIGACIÓN Y DESARROLLO DE CONTENIDOS</w:t>
            </w:r>
          </w:p>
        </w:tc>
      </w:tr>
      <w:tr w:rsidR="005D320F" w:rsidRPr="00B94F40" w14:paraId="33FDB953" w14:textId="77777777" w:rsidTr="00B94F40">
        <w:trPr>
          <w:trHeight w:val="20"/>
        </w:trPr>
        <w:tc>
          <w:tcPr>
            <w:tcW w:w="1063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6DBFE39" w14:textId="77777777" w:rsidR="005D320F" w:rsidRPr="00B94F40" w:rsidRDefault="005D320F" w:rsidP="00DE1ED2">
            <w:pPr>
              <w:spacing w:after="0"/>
              <w:jc w:val="center"/>
              <w:rPr>
                <w:rFonts w:eastAsia="Times New Roman" w:cs="Calibri"/>
                <w:b/>
                <w:kern w:val="24"/>
                <w:lang w:eastAsia="es-CO"/>
              </w:rPr>
            </w:pPr>
            <w:r w:rsidRPr="00B94F40">
              <w:rPr>
                <w:rFonts w:eastAsia="Times New Roman" w:cs="Calibri"/>
                <w:b/>
                <w:kern w:val="24"/>
                <w:sz w:val="22"/>
                <w:lang w:eastAsia="es-CO"/>
              </w:rPr>
              <w:t>Plataforma Solidaria Confiar</w:t>
            </w:r>
          </w:p>
          <w:p w14:paraId="10B47BCB" w14:textId="77777777" w:rsidR="005D320F" w:rsidRPr="00B94F40" w:rsidRDefault="005D320F" w:rsidP="00DE1ED2">
            <w:pPr>
              <w:spacing w:after="0"/>
              <w:jc w:val="center"/>
              <w:rPr>
                <w:rFonts w:eastAsia="Times New Roman" w:cs="Calibri"/>
                <w:b/>
                <w:kern w:val="24"/>
                <w:lang w:eastAsia="es-CO"/>
              </w:rPr>
            </w:pPr>
          </w:p>
          <w:p w14:paraId="76FDDF3A" w14:textId="77777777" w:rsidR="005D320F" w:rsidRPr="00B94F40" w:rsidRDefault="005D320F" w:rsidP="00DE1ED2">
            <w:pPr>
              <w:shd w:val="clear" w:color="auto" w:fill="FFFFFF"/>
              <w:spacing w:after="0"/>
              <w:jc w:val="center"/>
              <w:rPr>
                <w:rFonts w:eastAsia="Times New Roman" w:cs="Calibri"/>
                <w:kern w:val="24"/>
                <w:lang w:eastAsia="es-CO"/>
              </w:rPr>
            </w:pPr>
            <w:r w:rsidRPr="00B94F40">
              <w:rPr>
                <w:rFonts w:eastAsia="Times New Roman" w:cs="Calibri"/>
                <w:kern w:val="24"/>
                <w:sz w:val="22"/>
                <w:lang w:eastAsia="es-CO"/>
              </w:rPr>
              <w:t>Alejandro López Carmona</w:t>
            </w:r>
          </w:p>
          <w:p w14:paraId="0469B507" w14:textId="77777777" w:rsidR="005D320F" w:rsidRDefault="005D320F" w:rsidP="00B94F40">
            <w:pPr>
              <w:shd w:val="clear" w:color="auto" w:fill="FFFFFF"/>
              <w:spacing w:after="0"/>
              <w:jc w:val="center"/>
              <w:rPr>
                <w:rFonts w:eastAsia="Times New Roman" w:cs="Calibri"/>
                <w:i/>
                <w:kern w:val="24"/>
                <w:lang w:eastAsia="es-CO"/>
              </w:rPr>
            </w:pPr>
            <w:r w:rsidRPr="00B94F40">
              <w:rPr>
                <w:rFonts w:eastAsia="Times New Roman" w:cs="Calibri"/>
                <w:i/>
                <w:kern w:val="24"/>
                <w:sz w:val="22"/>
                <w:lang w:eastAsia="es-CO"/>
              </w:rPr>
              <w:t>Director Fundación Confiar</w:t>
            </w:r>
          </w:p>
          <w:p w14:paraId="665271E2" w14:textId="77777777" w:rsidR="00B94F40" w:rsidRDefault="00B94F40" w:rsidP="00EB1EC0">
            <w:pPr>
              <w:shd w:val="clear" w:color="auto" w:fill="FFFFFF"/>
              <w:spacing w:after="0"/>
              <w:rPr>
                <w:rFonts w:eastAsia="Times New Roman" w:cs="Calibri"/>
                <w:kern w:val="24"/>
                <w:lang w:eastAsia="es-CO"/>
              </w:rPr>
            </w:pPr>
          </w:p>
          <w:p w14:paraId="03E7C89E" w14:textId="77777777" w:rsidR="005D320F" w:rsidRPr="00B94F40" w:rsidRDefault="005D320F" w:rsidP="00DE1ED2">
            <w:pPr>
              <w:shd w:val="clear" w:color="auto" w:fill="FFFFFF"/>
              <w:spacing w:after="0"/>
              <w:jc w:val="center"/>
              <w:rPr>
                <w:rFonts w:eastAsia="Times New Roman" w:cs="Calibri"/>
                <w:kern w:val="24"/>
                <w:lang w:eastAsia="es-CO"/>
              </w:rPr>
            </w:pPr>
            <w:r w:rsidRPr="00B94F40">
              <w:rPr>
                <w:rFonts w:eastAsia="Times New Roman" w:cs="Calibri"/>
                <w:kern w:val="24"/>
                <w:sz w:val="22"/>
                <w:lang w:eastAsia="es-CO"/>
              </w:rPr>
              <w:t>José García</w:t>
            </w:r>
          </w:p>
          <w:p w14:paraId="6E07FCE2" w14:textId="77777777" w:rsidR="005D320F" w:rsidRDefault="005D320F" w:rsidP="00B94F40">
            <w:pPr>
              <w:shd w:val="clear" w:color="auto" w:fill="FFFFFF"/>
              <w:spacing w:after="0"/>
              <w:jc w:val="center"/>
              <w:rPr>
                <w:rFonts w:eastAsia="Times New Roman" w:cs="Calibri"/>
                <w:i/>
                <w:kern w:val="24"/>
                <w:lang w:eastAsia="es-CO"/>
              </w:rPr>
            </w:pPr>
            <w:r w:rsidRPr="00B94F40">
              <w:rPr>
                <w:rFonts w:eastAsia="Times New Roman" w:cs="Calibri"/>
                <w:i/>
                <w:kern w:val="24"/>
                <w:sz w:val="22"/>
                <w:lang w:eastAsia="es-CO"/>
              </w:rPr>
              <w:t>Director Escuela Confiar</w:t>
            </w:r>
          </w:p>
          <w:p w14:paraId="437D5FBD" w14:textId="77777777" w:rsidR="00EB1EC0" w:rsidRDefault="00EB1EC0" w:rsidP="00B94F40">
            <w:pPr>
              <w:shd w:val="clear" w:color="auto" w:fill="FFFFFF"/>
              <w:spacing w:after="0"/>
              <w:jc w:val="center"/>
              <w:rPr>
                <w:rFonts w:eastAsia="Times New Roman" w:cs="Calibri"/>
                <w:i/>
                <w:kern w:val="24"/>
                <w:lang w:eastAsia="es-CO"/>
              </w:rPr>
            </w:pPr>
          </w:p>
          <w:p w14:paraId="3BCEB665" w14:textId="77777777" w:rsidR="00EB1EC0" w:rsidRPr="00B94F40" w:rsidRDefault="00EB1EC0" w:rsidP="00EB1EC0">
            <w:pPr>
              <w:shd w:val="clear" w:color="auto" w:fill="FFFFFF"/>
              <w:spacing w:after="0"/>
              <w:jc w:val="center"/>
              <w:rPr>
                <w:rFonts w:eastAsia="Times New Roman" w:cs="Calibri"/>
                <w:kern w:val="24"/>
                <w:lang w:eastAsia="es-CO"/>
              </w:rPr>
            </w:pPr>
            <w:r>
              <w:rPr>
                <w:rFonts w:eastAsia="Times New Roman" w:cs="Calibri"/>
                <w:kern w:val="24"/>
                <w:sz w:val="22"/>
                <w:lang w:eastAsia="es-CO"/>
              </w:rPr>
              <w:t>Jenny Giraldo García</w:t>
            </w:r>
          </w:p>
          <w:p w14:paraId="04380747" w14:textId="77777777" w:rsidR="00EB1EC0" w:rsidRPr="00B94F40" w:rsidRDefault="00EB1EC0" w:rsidP="00EB1EC0">
            <w:pPr>
              <w:shd w:val="clear" w:color="auto" w:fill="FFFFFF"/>
              <w:spacing w:after="0"/>
              <w:jc w:val="center"/>
              <w:rPr>
                <w:rFonts w:eastAsia="Times New Roman" w:cs="Calibri"/>
                <w:i/>
                <w:kern w:val="24"/>
                <w:lang w:eastAsia="es-CO"/>
              </w:rPr>
            </w:pPr>
            <w:r w:rsidRPr="00B94F40">
              <w:rPr>
                <w:rFonts w:eastAsia="Times New Roman" w:cs="Calibri"/>
                <w:i/>
                <w:kern w:val="24"/>
                <w:sz w:val="22"/>
                <w:lang w:eastAsia="es-CO"/>
              </w:rPr>
              <w:t>Director</w:t>
            </w:r>
            <w:r>
              <w:rPr>
                <w:rFonts w:eastAsia="Times New Roman" w:cs="Calibri"/>
                <w:i/>
                <w:kern w:val="24"/>
                <w:sz w:val="22"/>
                <w:lang w:eastAsia="es-CO"/>
              </w:rPr>
              <w:t>a</w:t>
            </w:r>
            <w:r w:rsidRPr="00B94F40">
              <w:rPr>
                <w:rFonts w:eastAsia="Times New Roman" w:cs="Calibri"/>
                <w:i/>
                <w:kern w:val="24"/>
                <w:sz w:val="22"/>
                <w:lang w:eastAsia="es-CO"/>
              </w:rPr>
              <w:t xml:space="preserve"> </w:t>
            </w:r>
            <w:r>
              <w:rPr>
                <w:rFonts w:eastAsia="Times New Roman" w:cs="Calibri"/>
                <w:i/>
                <w:kern w:val="24"/>
                <w:sz w:val="22"/>
                <w:lang w:eastAsia="es-CO"/>
              </w:rPr>
              <w:t>Formación</w:t>
            </w:r>
            <w:r w:rsidRPr="00B94F40">
              <w:rPr>
                <w:rFonts w:eastAsia="Times New Roman" w:cs="Calibri"/>
                <w:i/>
                <w:kern w:val="24"/>
                <w:sz w:val="22"/>
                <w:lang w:eastAsia="es-CO"/>
              </w:rPr>
              <w:t xml:space="preserve"> Confiar</w:t>
            </w:r>
          </w:p>
          <w:p w14:paraId="747BE650" w14:textId="77777777" w:rsidR="00B94F40" w:rsidRDefault="00B94F40" w:rsidP="00DE1ED2">
            <w:pPr>
              <w:shd w:val="clear" w:color="auto" w:fill="FFFFFF"/>
              <w:spacing w:after="0"/>
              <w:jc w:val="center"/>
              <w:rPr>
                <w:rFonts w:eastAsia="Times New Roman" w:cs="Calibri"/>
                <w:kern w:val="24"/>
                <w:lang w:eastAsia="es-CO"/>
              </w:rPr>
            </w:pPr>
          </w:p>
          <w:p w14:paraId="503F7BC1" w14:textId="77777777" w:rsidR="005D320F" w:rsidRPr="00B94F40" w:rsidRDefault="005D320F" w:rsidP="00DE1ED2">
            <w:pPr>
              <w:shd w:val="clear" w:color="auto" w:fill="FFFFFF"/>
              <w:spacing w:after="0"/>
              <w:jc w:val="center"/>
              <w:rPr>
                <w:rFonts w:eastAsia="Times New Roman" w:cs="Calibri"/>
                <w:kern w:val="24"/>
                <w:lang w:eastAsia="es-CO"/>
              </w:rPr>
            </w:pPr>
            <w:r w:rsidRPr="00B94F40">
              <w:rPr>
                <w:rFonts w:eastAsia="Times New Roman" w:cs="Calibri"/>
                <w:kern w:val="24"/>
                <w:sz w:val="22"/>
                <w:lang w:eastAsia="es-CO"/>
              </w:rPr>
              <w:t>Cristina Amariles Mejía</w:t>
            </w:r>
          </w:p>
          <w:p w14:paraId="2E7B7C26" w14:textId="77777777" w:rsidR="005D320F" w:rsidRPr="00B94F40" w:rsidRDefault="005D320F" w:rsidP="00DE1ED2">
            <w:pPr>
              <w:shd w:val="clear" w:color="auto" w:fill="FFFFFF"/>
              <w:spacing w:after="0"/>
              <w:jc w:val="center"/>
              <w:rPr>
                <w:rFonts w:eastAsia="Times New Roman" w:cs="Calibri"/>
                <w:i/>
                <w:kern w:val="24"/>
                <w:lang w:eastAsia="es-CO"/>
              </w:rPr>
            </w:pPr>
            <w:r w:rsidRPr="00B94F40">
              <w:rPr>
                <w:rFonts w:eastAsia="Times New Roman" w:cs="Calibri"/>
                <w:i/>
                <w:kern w:val="24"/>
                <w:sz w:val="22"/>
                <w:lang w:eastAsia="es-CO"/>
              </w:rPr>
              <w:t>Asociada Confiar</w:t>
            </w:r>
          </w:p>
          <w:p w14:paraId="525679E5" w14:textId="77777777" w:rsidR="005D320F" w:rsidRPr="00B94F40" w:rsidRDefault="005D320F" w:rsidP="00DE1ED2">
            <w:pPr>
              <w:shd w:val="clear" w:color="auto" w:fill="FFFFFF"/>
              <w:spacing w:after="0"/>
              <w:jc w:val="center"/>
              <w:rPr>
                <w:rFonts w:eastAsia="Times New Roman" w:cs="Calibri"/>
                <w:kern w:val="24"/>
                <w:lang w:eastAsia="es-CO"/>
              </w:rPr>
            </w:pPr>
          </w:p>
          <w:p w14:paraId="5A8F39F4" w14:textId="77777777" w:rsidR="005D320F" w:rsidRPr="00B94F40" w:rsidRDefault="005D320F" w:rsidP="00DE1ED2">
            <w:pPr>
              <w:shd w:val="clear" w:color="auto" w:fill="FFFFFF"/>
              <w:spacing w:after="0"/>
              <w:jc w:val="center"/>
              <w:rPr>
                <w:rFonts w:eastAsia="Times New Roman" w:cs="Calibri"/>
                <w:kern w:val="24"/>
                <w:lang w:eastAsia="es-CO"/>
              </w:rPr>
            </w:pPr>
            <w:r w:rsidRPr="00B94F40">
              <w:rPr>
                <w:rFonts w:eastAsia="Times New Roman" w:cs="Calibri"/>
                <w:kern w:val="24"/>
                <w:sz w:val="22"/>
                <w:lang w:eastAsia="es-CO"/>
              </w:rPr>
              <w:t xml:space="preserve">Oriana C. Zapata Ochoa </w:t>
            </w:r>
          </w:p>
          <w:p w14:paraId="43AF37D5" w14:textId="77777777" w:rsidR="005D320F" w:rsidRPr="00B94F40" w:rsidRDefault="005D320F" w:rsidP="00B94F40">
            <w:pPr>
              <w:shd w:val="clear" w:color="auto" w:fill="FFFFFF"/>
              <w:spacing w:after="0"/>
              <w:jc w:val="center"/>
              <w:rPr>
                <w:rFonts w:eastAsia="Times New Roman" w:cs="Arial"/>
                <w:lang w:eastAsia="es-CO"/>
              </w:rPr>
            </w:pPr>
            <w:r w:rsidRPr="00B94F40">
              <w:rPr>
                <w:rFonts w:eastAsia="Times New Roman" w:cs="Calibri"/>
                <w:i/>
                <w:kern w:val="24"/>
                <w:sz w:val="22"/>
                <w:lang w:eastAsia="es-CO"/>
              </w:rPr>
              <w:t>Gestora Educativa Juventudes</w:t>
            </w:r>
          </w:p>
        </w:tc>
      </w:tr>
      <w:tr w:rsidR="005D320F" w:rsidRPr="00B94F40" w14:paraId="5F73C2E6" w14:textId="77777777" w:rsidTr="00B94F40">
        <w:trPr>
          <w:trHeight w:val="20"/>
        </w:trPr>
        <w:tc>
          <w:tcPr>
            <w:tcW w:w="1063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7BB81EA" w14:textId="77777777" w:rsidR="005D320F" w:rsidRPr="00B94F40" w:rsidRDefault="005D320F" w:rsidP="00DE1ED2">
            <w:pPr>
              <w:spacing w:after="0"/>
              <w:jc w:val="center"/>
              <w:rPr>
                <w:rFonts w:eastAsia="Times New Roman" w:cs="Arial"/>
                <w:lang w:eastAsia="es-CO"/>
              </w:rPr>
            </w:pPr>
            <w:r w:rsidRPr="00B94F40">
              <w:rPr>
                <w:rFonts w:eastAsia="Times New Roman" w:cs="Calibri"/>
                <w:b/>
                <w:bCs/>
                <w:spacing w:val="-10"/>
                <w:kern w:val="24"/>
                <w:sz w:val="22"/>
                <w:lang w:val="es-ES" w:eastAsia="es-CO"/>
              </w:rPr>
              <w:t>ASESORÍA PEDAGÓGICA Y DISEÑO INSTRUCCIONAL</w:t>
            </w:r>
          </w:p>
        </w:tc>
      </w:tr>
      <w:tr w:rsidR="005D320F" w:rsidRPr="00B94F40" w14:paraId="31BFFD88" w14:textId="77777777" w:rsidTr="00B94F40">
        <w:trPr>
          <w:trHeight w:val="20"/>
        </w:trPr>
        <w:tc>
          <w:tcPr>
            <w:tcW w:w="1063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708EA09" w14:textId="77777777" w:rsidR="005D320F" w:rsidRDefault="005D320F" w:rsidP="00B94F40">
            <w:pPr>
              <w:spacing w:after="0"/>
              <w:jc w:val="center"/>
              <w:rPr>
                <w:rFonts w:eastAsia="Times New Roman" w:cs="Calibri"/>
                <w:kern w:val="24"/>
                <w:lang w:val="es-ES" w:eastAsia="es-CO"/>
              </w:rPr>
            </w:pPr>
            <w:r w:rsidRPr="00B94F40">
              <w:rPr>
                <w:rFonts w:eastAsia="Times New Roman" w:cs="Calibri"/>
                <w:kern w:val="24"/>
                <w:sz w:val="22"/>
                <w:lang w:val="es-ES" w:eastAsia="es-CO"/>
              </w:rPr>
              <w:t>Carolina Llanos Tobón</w:t>
            </w:r>
          </w:p>
          <w:p w14:paraId="2C075E78" w14:textId="77777777" w:rsidR="00B94F40" w:rsidRPr="00B94F40" w:rsidRDefault="00B94F40" w:rsidP="00B94F40">
            <w:pPr>
              <w:spacing w:after="0"/>
              <w:jc w:val="center"/>
              <w:rPr>
                <w:rFonts w:eastAsia="Times New Roman" w:cs="Arial"/>
                <w:lang w:eastAsia="es-CO"/>
              </w:rPr>
            </w:pPr>
          </w:p>
        </w:tc>
      </w:tr>
      <w:tr w:rsidR="005D320F" w:rsidRPr="00B94F40" w14:paraId="74B67EF6" w14:textId="77777777" w:rsidTr="00B94F40">
        <w:trPr>
          <w:trHeight w:val="20"/>
        </w:trPr>
        <w:tc>
          <w:tcPr>
            <w:tcW w:w="1063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D6E1F60" w14:textId="77777777" w:rsidR="005D320F" w:rsidRPr="00B94F40" w:rsidRDefault="005D320F" w:rsidP="00DE1ED2">
            <w:pPr>
              <w:spacing w:after="0"/>
              <w:jc w:val="center"/>
              <w:rPr>
                <w:rFonts w:eastAsia="Times New Roman" w:cs="Arial"/>
                <w:lang w:eastAsia="es-CO"/>
              </w:rPr>
            </w:pPr>
            <w:r w:rsidRPr="00B94F40">
              <w:rPr>
                <w:rFonts w:eastAsia="Times New Roman"/>
                <w:b/>
                <w:bCs/>
                <w:spacing w:val="-10"/>
                <w:kern w:val="24"/>
                <w:sz w:val="22"/>
                <w:lang w:val="es-ES" w:eastAsia="es-CO"/>
              </w:rPr>
              <w:t>CORRECCIÓN DE ESTILOS</w:t>
            </w:r>
          </w:p>
        </w:tc>
      </w:tr>
      <w:tr w:rsidR="005D320F" w:rsidRPr="00B94F40" w14:paraId="685E9025" w14:textId="77777777" w:rsidTr="00B94F40">
        <w:trPr>
          <w:trHeight w:val="20"/>
        </w:trPr>
        <w:tc>
          <w:tcPr>
            <w:tcW w:w="1063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831A273" w14:textId="77777777" w:rsidR="005D320F" w:rsidRDefault="005D320F" w:rsidP="00DE1ED2">
            <w:pPr>
              <w:spacing w:after="0"/>
              <w:jc w:val="center"/>
              <w:rPr>
                <w:rFonts w:eastAsia="Times New Roman" w:cs="Calibri"/>
                <w:kern w:val="24"/>
                <w:lang w:val="es-ES" w:eastAsia="es-CO"/>
              </w:rPr>
            </w:pPr>
          </w:p>
          <w:p w14:paraId="4331CBA7" w14:textId="77777777" w:rsidR="00B94F40" w:rsidRPr="00B94F40" w:rsidRDefault="00B94F40" w:rsidP="00DE1ED2">
            <w:pPr>
              <w:spacing w:after="0"/>
              <w:jc w:val="center"/>
              <w:rPr>
                <w:rFonts w:eastAsia="Times New Roman" w:cs="Calibri"/>
                <w:kern w:val="24"/>
                <w:lang w:val="es-ES" w:eastAsia="es-CO"/>
              </w:rPr>
            </w:pPr>
          </w:p>
        </w:tc>
      </w:tr>
      <w:tr w:rsidR="005D320F" w:rsidRPr="00B94F40" w14:paraId="617DF85B" w14:textId="77777777" w:rsidTr="00B94F40">
        <w:trPr>
          <w:trHeight w:val="20"/>
        </w:trPr>
        <w:tc>
          <w:tcPr>
            <w:tcW w:w="1063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ECCCA6A" w14:textId="77777777" w:rsidR="005D320F" w:rsidRPr="00B94F40" w:rsidRDefault="005D320F" w:rsidP="00DE1ED2">
            <w:pPr>
              <w:spacing w:after="0"/>
              <w:jc w:val="center"/>
              <w:rPr>
                <w:rFonts w:eastAsia="Times New Roman" w:cs="Arial"/>
                <w:lang w:eastAsia="es-CO"/>
              </w:rPr>
            </w:pPr>
            <w:r w:rsidRPr="00B94F40">
              <w:rPr>
                <w:rFonts w:eastAsia="Times New Roman" w:cs="Calibri"/>
                <w:b/>
                <w:bCs/>
                <w:spacing w:val="-10"/>
                <w:kern w:val="24"/>
                <w:sz w:val="22"/>
                <w:lang w:val="es-ES" w:eastAsia="es-CO"/>
              </w:rPr>
              <w:t>DISEÑO GRÁFICO</w:t>
            </w:r>
          </w:p>
        </w:tc>
      </w:tr>
      <w:tr w:rsidR="005D320F" w:rsidRPr="00B94F40" w14:paraId="6C918489" w14:textId="77777777" w:rsidTr="00B94F40">
        <w:trPr>
          <w:trHeight w:val="20"/>
        </w:trPr>
        <w:tc>
          <w:tcPr>
            <w:tcW w:w="1063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8ADAF93" w14:textId="77777777" w:rsidR="005D320F" w:rsidRDefault="00EC3D16" w:rsidP="00DE1ED2">
            <w:pPr>
              <w:spacing w:after="0"/>
              <w:jc w:val="center"/>
              <w:rPr>
                <w:rFonts w:eastAsia="Times New Roman" w:cs="Arial"/>
                <w:lang w:eastAsia="es-CO"/>
              </w:rPr>
            </w:pPr>
            <w:r>
              <w:rPr>
                <w:rFonts w:eastAsia="Times New Roman" w:cs="Arial"/>
                <w:sz w:val="22"/>
                <w:lang w:eastAsia="es-CO"/>
              </w:rPr>
              <w:t>Juliana Tobón</w:t>
            </w:r>
          </w:p>
          <w:p w14:paraId="7A355F2F" w14:textId="77777777" w:rsidR="00B94F40" w:rsidRPr="00B94F40" w:rsidRDefault="00B94F40" w:rsidP="00DE1ED2">
            <w:pPr>
              <w:spacing w:after="0"/>
              <w:jc w:val="center"/>
              <w:rPr>
                <w:rFonts w:eastAsia="Times New Roman" w:cs="Arial"/>
                <w:lang w:eastAsia="es-CO"/>
              </w:rPr>
            </w:pPr>
          </w:p>
        </w:tc>
      </w:tr>
      <w:tr w:rsidR="005D320F" w:rsidRPr="00B94F40" w14:paraId="1461C7C8" w14:textId="77777777" w:rsidTr="00B94F40">
        <w:trPr>
          <w:trHeight w:val="20"/>
        </w:trPr>
        <w:tc>
          <w:tcPr>
            <w:tcW w:w="1063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5965C5B" w14:textId="77777777" w:rsidR="005D320F" w:rsidRPr="00B94F40" w:rsidRDefault="005D320F" w:rsidP="00DE1ED2">
            <w:pPr>
              <w:spacing w:after="0"/>
              <w:jc w:val="center"/>
              <w:rPr>
                <w:rFonts w:eastAsia="Times New Roman" w:cs="Arial"/>
                <w:lang w:eastAsia="es-CO"/>
              </w:rPr>
            </w:pPr>
            <w:r w:rsidRPr="00B94F40">
              <w:rPr>
                <w:rFonts w:eastAsia="Times New Roman" w:cs="Calibri"/>
                <w:b/>
                <w:bCs/>
                <w:spacing w:val="-10"/>
                <w:kern w:val="24"/>
                <w:sz w:val="22"/>
                <w:lang w:val="es-ES" w:eastAsia="es-CO"/>
              </w:rPr>
              <w:t>INTEGRACIÓN DE CONTENIDOS</w:t>
            </w:r>
          </w:p>
        </w:tc>
      </w:tr>
      <w:tr w:rsidR="005D320F" w:rsidRPr="00B94F40" w14:paraId="45D9FE78" w14:textId="77777777" w:rsidTr="00B94F40">
        <w:trPr>
          <w:trHeight w:val="20"/>
        </w:trPr>
        <w:tc>
          <w:tcPr>
            <w:tcW w:w="1063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63A0A64" w14:textId="77777777" w:rsidR="005D320F" w:rsidRDefault="005D320F" w:rsidP="00DE1ED2">
            <w:pPr>
              <w:spacing w:after="0"/>
              <w:jc w:val="center"/>
              <w:rPr>
                <w:rFonts w:eastAsia="Times New Roman" w:cs="Arial"/>
                <w:lang w:eastAsia="es-CO"/>
              </w:rPr>
            </w:pPr>
          </w:p>
          <w:p w14:paraId="7BAD63C9" w14:textId="77777777" w:rsidR="00B94F40" w:rsidRPr="00B94F40" w:rsidRDefault="00B94F40" w:rsidP="00DE1ED2">
            <w:pPr>
              <w:spacing w:after="0"/>
              <w:jc w:val="center"/>
              <w:rPr>
                <w:rFonts w:eastAsia="Times New Roman" w:cs="Arial"/>
                <w:lang w:eastAsia="es-CO"/>
              </w:rPr>
            </w:pPr>
          </w:p>
        </w:tc>
      </w:tr>
      <w:tr w:rsidR="005D320F" w:rsidRPr="00B94F40" w14:paraId="54D3B507" w14:textId="77777777" w:rsidTr="00B94F40">
        <w:trPr>
          <w:trHeight w:val="20"/>
        </w:trPr>
        <w:tc>
          <w:tcPr>
            <w:tcW w:w="1063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7042386" w14:textId="77777777" w:rsidR="005D320F" w:rsidRPr="00B94F40" w:rsidRDefault="005D320F" w:rsidP="00DE1ED2">
            <w:pPr>
              <w:spacing w:after="0"/>
              <w:jc w:val="center"/>
              <w:rPr>
                <w:rFonts w:eastAsia="Times New Roman" w:cs="Arial"/>
                <w:lang w:eastAsia="es-CO"/>
              </w:rPr>
            </w:pPr>
            <w:r w:rsidRPr="00B94F40">
              <w:rPr>
                <w:rFonts w:eastAsia="Times New Roman" w:cs="Calibri"/>
                <w:b/>
                <w:bCs/>
                <w:spacing w:val="-10"/>
                <w:kern w:val="24"/>
                <w:sz w:val="22"/>
                <w:lang w:val="es-ES" w:eastAsia="es-CO"/>
              </w:rPr>
              <w:t>REVISIÓN DE CALIDAD</w:t>
            </w:r>
          </w:p>
        </w:tc>
      </w:tr>
      <w:tr w:rsidR="005D320F" w:rsidRPr="00B94F40" w14:paraId="2AF3392C" w14:textId="77777777" w:rsidTr="00B94F40">
        <w:trPr>
          <w:trHeight w:val="20"/>
        </w:trPr>
        <w:tc>
          <w:tcPr>
            <w:tcW w:w="1063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8D4B637" w14:textId="77777777" w:rsidR="005D320F" w:rsidRDefault="005D320F" w:rsidP="00DE1ED2">
            <w:pPr>
              <w:spacing w:after="0"/>
              <w:jc w:val="center"/>
              <w:rPr>
                <w:rFonts w:eastAsia="Times New Roman" w:cs="Arial"/>
                <w:lang w:eastAsia="es-CO"/>
              </w:rPr>
            </w:pPr>
          </w:p>
          <w:p w14:paraId="735F52AA" w14:textId="77777777" w:rsidR="00B94F40" w:rsidRPr="00B94F40" w:rsidRDefault="00B94F40" w:rsidP="00DE1ED2">
            <w:pPr>
              <w:spacing w:after="0"/>
              <w:jc w:val="center"/>
              <w:rPr>
                <w:rFonts w:eastAsia="Times New Roman" w:cs="Arial"/>
                <w:lang w:eastAsia="es-CO"/>
              </w:rPr>
            </w:pPr>
          </w:p>
        </w:tc>
      </w:tr>
      <w:tr w:rsidR="005D320F" w:rsidRPr="00B94F40" w14:paraId="22F2D6A4" w14:textId="77777777" w:rsidTr="00B94F40">
        <w:trPr>
          <w:trHeight w:val="20"/>
        </w:trPr>
        <w:tc>
          <w:tcPr>
            <w:tcW w:w="1063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FE518BC" w14:textId="77777777" w:rsidR="005D320F" w:rsidRPr="00B94F40" w:rsidRDefault="005D320F" w:rsidP="00DE1ED2">
            <w:pPr>
              <w:spacing w:after="0"/>
              <w:jc w:val="center"/>
              <w:rPr>
                <w:rFonts w:eastAsia="Times New Roman" w:cs="Arial"/>
                <w:lang w:eastAsia="es-CO"/>
              </w:rPr>
            </w:pPr>
            <w:r w:rsidRPr="00B94F40">
              <w:rPr>
                <w:rFonts w:eastAsia="Times New Roman" w:cs="Calibri"/>
                <w:b/>
                <w:bCs/>
                <w:spacing w:val="-10"/>
                <w:kern w:val="24"/>
                <w:sz w:val="22"/>
                <w:lang w:val="es-ES" w:eastAsia="es-CO"/>
              </w:rPr>
              <w:t>GESTIÓN TÉCNICA Y ADMINISTRATIVA</w:t>
            </w:r>
          </w:p>
        </w:tc>
      </w:tr>
      <w:tr w:rsidR="005D320F" w:rsidRPr="00B94F40" w14:paraId="63D9EF99" w14:textId="77777777" w:rsidTr="00B94F40">
        <w:trPr>
          <w:trHeight w:val="20"/>
        </w:trPr>
        <w:tc>
          <w:tcPr>
            <w:tcW w:w="1063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9210C19" w14:textId="77777777" w:rsidR="005D320F" w:rsidRPr="00B94F40" w:rsidRDefault="005D320F" w:rsidP="00B94F40">
            <w:pPr>
              <w:spacing w:after="0"/>
              <w:jc w:val="center"/>
              <w:rPr>
                <w:rFonts w:eastAsia="Times New Roman" w:cs="Arial"/>
                <w:lang w:eastAsia="es-CO"/>
              </w:rPr>
            </w:pPr>
            <w:r w:rsidRPr="00B94F40">
              <w:rPr>
                <w:rFonts w:eastAsia="Times New Roman" w:cs="Calibri"/>
                <w:kern w:val="24"/>
                <w:sz w:val="22"/>
                <w:lang w:val="es-ES" w:eastAsia="es-CO"/>
              </w:rPr>
              <w:t>David Herney Bernal García</w:t>
            </w:r>
          </w:p>
        </w:tc>
      </w:tr>
      <w:tr w:rsidR="005D320F" w:rsidRPr="00B94F40" w14:paraId="6854B7EE" w14:textId="77777777" w:rsidTr="00B94F40">
        <w:trPr>
          <w:trHeight w:val="20"/>
        </w:trPr>
        <w:tc>
          <w:tcPr>
            <w:tcW w:w="1063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AC9BC97" w14:textId="77777777" w:rsidR="005D320F" w:rsidRPr="00B94F40" w:rsidRDefault="005D320F" w:rsidP="00DE1ED2">
            <w:pPr>
              <w:spacing w:after="0"/>
              <w:jc w:val="center"/>
              <w:rPr>
                <w:rFonts w:eastAsia="Times New Roman" w:cs="Arial"/>
                <w:lang w:eastAsia="es-CO"/>
              </w:rPr>
            </w:pPr>
            <w:r w:rsidRPr="00B94F40">
              <w:rPr>
                <w:rFonts w:eastAsia="Times New Roman" w:cs="Calibri"/>
                <w:b/>
                <w:bCs/>
                <w:spacing w:val="-10"/>
                <w:kern w:val="24"/>
                <w:sz w:val="22"/>
                <w:lang w:val="es-ES" w:eastAsia="es-CO"/>
              </w:rPr>
              <w:t>PRODUCCIÓN</w:t>
            </w:r>
          </w:p>
        </w:tc>
      </w:tr>
      <w:tr w:rsidR="005D320F" w:rsidRPr="00B94F40" w14:paraId="2E0C7522" w14:textId="77777777" w:rsidTr="00B94F40">
        <w:trPr>
          <w:trHeight w:val="20"/>
        </w:trPr>
        <w:tc>
          <w:tcPr>
            <w:tcW w:w="1063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52125D1" w14:textId="77777777" w:rsidR="005D320F" w:rsidRPr="00B94F40" w:rsidRDefault="005D320F" w:rsidP="00DE1ED2">
            <w:pPr>
              <w:spacing w:after="0"/>
              <w:jc w:val="center"/>
              <w:rPr>
                <w:rFonts w:eastAsia="Times New Roman" w:cs="Calibri"/>
                <w:kern w:val="24"/>
                <w:lang w:eastAsia="es-CO"/>
              </w:rPr>
            </w:pPr>
            <w:r w:rsidRPr="00B94F40">
              <w:rPr>
                <w:noProof/>
                <w:sz w:val="22"/>
                <w:lang w:val="en-US"/>
              </w:rPr>
              <w:drawing>
                <wp:inline distT="0" distB="0" distL="0" distR="0" wp14:anchorId="5C9044E0" wp14:editId="25AF3625">
                  <wp:extent cx="949325" cy="836930"/>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49325" cy="836930"/>
                          </a:xfrm>
                          <a:prstGeom prst="rect">
                            <a:avLst/>
                          </a:prstGeom>
                          <a:noFill/>
                          <a:ln>
                            <a:noFill/>
                          </a:ln>
                        </pic:spPr>
                      </pic:pic>
                    </a:graphicData>
                  </a:graphic>
                </wp:inline>
              </w:drawing>
            </w:r>
            <w:r w:rsidRPr="00B94F40">
              <w:rPr>
                <w:noProof/>
                <w:sz w:val="22"/>
                <w:lang w:eastAsia="es-CO"/>
              </w:rPr>
              <w:t xml:space="preserve"> </w:t>
            </w:r>
            <w:r w:rsidRPr="00B94F40">
              <w:rPr>
                <w:noProof/>
                <w:sz w:val="22"/>
                <w:lang w:val="en-US"/>
              </w:rPr>
              <w:drawing>
                <wp:inline distT="0" distB="0" distL="0" distR="0" wp14:anchorId="4DBCEB14" wp14:editId="63933C99">
                  <wp:extent cx="2672862" cy="88646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 r="31333"/>
                          <a:stretch/>
                        </pic:blipFill>
                        <pic:spPr bwMode="auto">
                          <a:xfrm>
                            <a:off x="0" y="0"/>
                            <a:ext cx="2672862" cy="886460"/>
                          </a:xfrm>
                          <a:prstGeom prst="rect">
                            <a:avLst/>
                          </a:prstGeom>
                          <a:noFill/>
                          <a:ln>
                            <a:noFill/>
                          </a:ln>
                          <a:extLst>
                            <a:ext uri="{53640926-AAD7-44D8-BBD7-CCE9431645EC}">
                              <a14:shadowObscured xmlns:a14="http://schemas.microsoft.com/office/drawing/2010/main"/>
                            </a:ext>
                          </a:extLst>
                        </pic:spPr>
                      </pic:pic>
                    </a:graphicData>
                  </a:graphic>
                </wp:inline>
              </w:drawing>
            </w:r>
          </w:p>
          <w:p w14:paraId="33B47C2C" w14:textId="77777777" w:rsidR="005D320F" w:rsidRPr="00B94F40" w:rsidRDefault="005D320F" w:rsidP="00316601">
            <w:pPr>
              <w:spacing w:after="0"/>
              <w:jc w:val="center"/>
              <w:rPr>
                <w:rFonts w:eastAsia="Times New Roman" w:cs="Arial"/>
                <w:lang w:eastAsia="es-CO"/>
              </w:rPr>
            </w:pPr>
            <w:r w:rsidRPr="00B94F40">
              <w:rPr>
                <w:rFonts w:eastAsia="Times New Roman" w:cs="Calibri"/>
                <w:kern w:val="24"/>
                <w:sz w:val="22"/>
                <w:lang w:eastAsia="es-CO"/>
              </w:rPr>
              <w:t xml:space="preserve">1ª edición: </w:t>
            </w:r>
            <w:r w:rsidR="00316601">
              <w:rPr>
                <w:rFonts w:eastAsia="Times New Roman" w:cs="Calibri"/>
                <w:kern w:val="24"/>
                <w:sz w:val="22"/>
                <w:lang w:eastAsia="es-CO"/>
              </w:rPr>
              <w:t xml:space="preserve">junio </w:t>
            </w:r>
            <w:r w:rsidR="004C330D">
              <w:rPr>
                <w:rFonts w:eastAsia="Times New Roman" w:cs="Calibri"/>
                <w:kern w:val="24"/>
                <w:sz w:val="22"/>
                <w:lang w:eastAsia="es-CO"/>
              </w:rPr>
              <w:t>de 2019</w:t>
            </w:r>
          </w:p>
        </w:tc>
      </w:tr>
      <w:tr w:rsidR="005D320F" w:rsidRPr="00B94F40" w14:paraId="2A255628" w14:textId="77777777" w:rsidTr="00B94F40">
        <w:trPr>
          <w:trHeight w:val="20"/>
        </w:trPr>
        <w:tc>
          <w:tcPr>
            <w:tcW w:w="1063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EF66854" w14:textId="77777777" w:rsidR="005D320F" w:rsidRPr="00B94F40" w:rsidRDefault="005D320F" w:rsidP="00DE1ED2">
            <w:pPr>
              <w:spacing w:after="0"/>
              <w:jc w:val="center"/>
              <w:rPr>
                <w:rFonts w:eastAsia="Times New Roman" w:cs="Arial"/>
                <w:lang w:eastAsia="es-CO"/>
              </w:rPr>
            </w:pPr>
            <w:r w:rsidRPr="00B94F40">
              <w:rPr>
                <w:rFonts w:eastAsia="Times New Roman"/>
                <w:b/>
                <w:bCs/>
                <w:kern w:val="24"/>
                <w:sz w:val="22"/>
                <w:lang w:eastAsia="es-CO"/>
              </w:rPr>
              <w:t>Un producto educativo y sin ánimo de lucro de la Escuela Confiar</w:t>
            </w:r>
          </w:p>
          <w:p w14:paraId="3E0D233A" w14:textId="77777777" w:rsidR="005D320F" w:rsidRPr="00B94F40" w:rsidRDefault="00CD6BE7" w:rsidP="00DE1ED2">
            <w:pPr>
              <w:spacing w:after="0"/>
              <w:jc w:val="center"/>
              <w:rPr>
                <w:rFonts w:eastAsia="Times New Roman" w:cs="Arial"/>
                <w:lang w:eastAsia="es-CO"/>
              </w:rPr>
            </w:pPr>
            <w:hyperlink r:id="rId37" w:history="1">
              <w:r w:rsidR="005D320F" w:rsidRPr="00B94F40">
                <w:rPr>
                  <w:rFonts w:eastAsia="Times New Roman"/>
                  <w:kern w:val="24"/>
                  <w:sz w:val="22"/>
                  <w:u w:val="single"/>
                  <w:lang w:eastAsia="es-CO"/>
                </w:rPr>
                <w:t>www.confiar.coop</w:t>
              </w:r>
            </w:hyperlink>
          </w:p>
          <w:p w14:paraId="190D3134" w14:textId="77777777" w:rsidR="005D320F" w:rsidRPr="00B94F40" w:rsidRDefault="005D320F" w:rsidP="00DE1ED2">
            <w:pPr>
              <w:spacing w:after="0"/>
              <w:jc w:val="center"/>
              <w:rPr>
                <w:rFonts w:eastAsia="Times New Roman" w:cs="Arial"/>
                <w:u w:val="single"/>
                <w:lang w:eastAsia="es-CO"/>
              </w:rPr>
            </w:pPr>
            <w:r w:rsidRPr="00B94F40">
              <w:rPr>
                <w:rFonts w:eastAsia="Times New Roman"/>
                <w:kern w:val="24"/>
                <w:sz w:val="22"/>
                <w:u w:val="single"/>
                <w:lang w:eastAsia="es-CO"/>
              </w:rPr>
              <w:t>escuela.confiar.coop</w:t>
            </w:r>
          </w:p>
        </w:tc>
      </w:tr>
    </w:tbl>
    <w:p w14:paraId="75671432" w14:textId="77777777" w:rsidR="009C569B" w:rsidRDefault="009C569B"/>
    <w:sectPr w:rsidR="009C569B" w:rsidSect="0055047E">
      <w:headerReference w:type="default" r:id="rId38"/>
      <w:pgSz w:w="12240" w:h="15840"/>
      <w:pgMar w:top="720" w:right="720" w:bottom="720" w:left="720" w:header="720" w:footer="968"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LINA" w:date="2019-06-13T09:11:00Z" w:initials="L">
    <w:p w14:paraId="50320DA8" w14:textId="77777777" w:rsidR="00CD6BE7" w:rsidRDefault="00CD6BE7">
      <w:pPr>
        <w:pStyle w:val="Textocomentario"/>
      </w:pPr>
      <w:r>
        <w:rPr>
          <w:rStyle w:val="Refdecomentario"/>
        </w:rPr>
        <w:annotationRef/>
      </w:r>
      <w:r>
        <w:t>Si queda en una línea diferente a los dos puntos debe ir en mayúscula; si queda seguido sí va en minúscula. Por eso la subí, pero ya sabes para tener en cuenta en la ubicación final.</w:t>
      </w:r>
    </w:p>
  </w:comment>
  <w:comment w:id="1" w:author="Carolina Llanos Tobón" w:date="2019-06-15T09:27:00Z" w:initials="CLT">
    <w:p w14:paraId="2B42BEAC" w14:textId="77777777" w:rsidR="00CD6BE7" w:rsidRDefault="00CD6BE7">
      <w:pPr>
        <w:pStyle w:val="Textocomentario"/>
        <w:rPr>
          <w:color w:val="C45911" w:themeColor="accent2" w:themeShade="BF"/>
        </w:rPr>
      </w:pPr>
      <w:r>
        <w:rPr>
          <w:rStyle w:val="Refdecomentario"/>
        </w:rPr>
        <w:annotationRef/>
      </w:r>
      <w:r>
        <w:rPr>
          <w:b/>
          <w:color w:val="C45911" w:themeColor="accent2" w:themeShade="BF"/>
        </w:rPr>
        <w:t xml:space="preserve">INTEGRACIÓN (DAVID): </w:t>
      </w:r>
      <w:r>
        <w:rPr>
          <w:color w:val="C45911" w:themeColor="accent2" w:themeShade="BF"/>
        </w:rPr>
        <w:t>Para tener en cuenta al momento de integrar el título en el SCORM</w:t>
      </w:r>
    </w:p>
    <w:p w14:paraId="3A99A1C1" w14:textId="77777777" w:rsidR="00CD6BE7" w:rsidRDefault="00CD6BE7">
      <w:pPr>
        <w:pStyle w:val="Textocomentario"/>
        <w:rPr>
          <w:color w:val="C45911" w:themeColor="accent2" w:themeShade="BF"/>
        </w:rPr>
      </w:pPr>
    </w:p>
    <w:p w14:paraId="32DF37B7" w14:textId="77777777" w:rsidR="00CD6BE7" w:rsidRPr="00F36646" w:rsidRDefault="00CD6BE7">
      <w:pPr>
        <w:pStyle w:val="Textocomentario"/>
        <w:rPr>
          <w:color w:val="C45911" w:themeColor="accent2" w:themeShade="BF"/>
        </w:rPr>
      </w:pPr>
      <w:r>
        <w:rPr>
          <w:color w:val="C45911" w:themeColor="accent2" w:themeShade="BF"/>
        </w:rPr>
        <w:t>Si se puede a una sola línea lo ubicamos con minúscula. Pero si no nos cabe, lo hacemos a dos líneas con la mayúscula inicial</w:t>
      </w:r>
    </w:p>
  </w:comment>
  <w:comment w:id="6" w:author="Carolina Llanos Tobón" w:date="2019-06-13T09:11:00Z" w:initials="CLT">
    <w:p w14:paraId="38692FB6" w14:textId="77777777" w:rsidR="00CD6BE7" w:rsidRDefault="00CD6BE7" w:rsidP="00F0237B">
      <w:pPr>
        <w:pStyle w:val="Textocomentario"/>
        <w:rPr>
          <w:color w:val="7030A0"/>
        </w:rPr>
      </w:pPr>
      <w:r w:rsidRPr="007C38EA">
        <w:rPr>
          <w:rStyle w:val="Refdecomentario"/>
          <w:b/>
        </w:rPr>
        <w:annotationRef/>
      </w:r>
      <w:r w:rsidRPr="007C38EA">
        <w:rPr>
          <w:rStyle w:val="Refdecomentario"/>
          <w:b/>
          <w:color w:val="7030A0"/>
        </w:rPr>
        <w:t>Diseño</w:t>
      </w:r>
      <w:r w:rsidRPr="007C38EA">
        <w:rPr>
          <w:rStyle w:val="Refdecomentario"/>
          <w:color w:val="7030A0"/>
        </w:rPr>
        <w:t>, hacer</w:t>
      </w:r>
      <w:r w:rsidRPr="007C38EA">
        <w:rPr>
          <w:color w:val="7030A0"/>
        </w:rPr>
        <w:t xml:space="preserve"> este esquema interactivo para presentar las definiciones de político y política.</w:t>
      </w:r>
    </w:p>
    <w:p w14:paraId="365836DA" w14:textId="77777777" w:rsidR="00CD6BE7" w:rsidRDefault="00CD6BE7" w:rsidP="00F0237B">
      <w:pPr>
        <w:pStyle w:val="Textocomentario"/>
      </w:pPr>
      <w:r>
        <w:rPr>
          <w:color w:val="7030A0"/>
        </w:rPr>
        <w:t>Abajo las imágenes individuales para ubicarlas al hacer clic en cada sección del esquema y presentar como ventana modal, contenido e imagen</w:t>
      </w:r>
    </w:p>
  </w:comment>
  <w:comment w:id="7" w:author="Carolina Llanos Tobón" w:date="2019-06-18T05:17:00Z" w:initials="CLT">
    <w:p w14:paraId="713D2BF3" w14:textId="77777777" w:rsidR="00CD6BE7" w:rsidRDefault="00CD6BE7">
      <w:pPr>
        <w:pStyle w:val="Textocomentario"/>
        <w:rPr>
          <w:rFonts w:ascii="Arial" w:hAnsi="Arial" w:cs="Arial"/>
          <w:color w:val="C45911" w:themeColor="accent2" w:themeShade="BF"/>
          <w:sz w:val="38"/>
          <w:szCs w:val="38"/>
          <w:shd w:val="clear" w:color="auto" w:fill="FFFFFF"/>
        </w:rPr>
      </w:pPr>
      <w:r>
        <w:rPr>
          <w:rStyle w:val="Refdecomentario"/>
        </w:rPr>
        <w:annotationRef/>
      </w:r>
      <w:r w:rsidRPr="00CD6BE7">
        <w:rPr>
          <w:color w:val="C45911" w:themeColor="accent2" w:themeShade="BF"/>
        </w:rPr>
        <w:t xml:space="preserve">INTEGRACIÓN: Aplicar formato </w:t>
      </w:r>
      <w:r w:rsidRPr="00CD6BE7">
        <w:rPr>
          <w:rFonts w:ascii="Arial" w:hAnsi="Arial" w:cs="Arial"/>
          <w:color w:val="C45911" w:themeColor="accent2" w:themeShade="BF"/>
          <w:sz w:val="38"/>
          <w:szCs w:val="38"/>
          <w:shd w:val="clear" w:color="auto" w:fill="FFFFFF"/>
        </w:rPr>
        <w:t>Abrir contenido en ventana modal</w:t>
      </w:r>
      <w:r>
        <w:rPr>
          <w:rFonts w:ascii="Arial" w:hAnsi="Arial" w:cs="Arial"/>
          <w:color w:val="C45911" w:themeColor="accent2" w:themeShade="BF"/>
          <w:sz w:val="38"/>
          <w:szCs w:val="38"/>
          <w:shd w:val="clear" w:color="auto" w:fill="FFFFFF"/>
        </w:rPr>
        <w:t xml:space="preserve"> </w:t>
      </w:r>
      <w:r>
        <w:rPr>
          <w:color w:val="C45911" w:themeColor="accent2" w:themeShade="BF"/>
        </w:rPr>
        <w:t>para mostrar la siguiente información</w:t>
      </w:r>
    </w:p>
    <w:p w14:paraId="52CBF28D" w14:textId="77777777" w:rsidR="00CD6BE7" w:rsidRPr="00CD6BE7" w:rsidRDefault="00CD6BE7">
      <w:pPr>
        <w:pStyle w:val="Textocomentario"/>
        <w:rPr>
          <w:color w:val="C45911" w:themeColor="accent2" w:themeShade="BF"/>
        </w:rPr>
      </w:pPr>
    </w:p>
  </w:comment>
  <w:comment w:id="10" w:author="Carolina Llanos Tobón" w:date="2019-06-18T05:19:00Z" w:initials="CLT">
    <w:p w14:paraId="7524ED00" w14:textId="77777777" w:rsidR="00CD6BE7" w:rsidRDefault="00CD6BE7">
      <w:pPr>
        <w:pStyle w:val="Textocomentario"/>
        <w:rPr>
          <w:color w:val="ED7D31" w:themeColor="accent2"/>
        </w:rPr>
      </w:pPr>
      <w:r>
        <w:rPr>
          <w:rStyle w:val="Refdecomentario"/>
        </w:rPr>
        <w:annotationRef/>
      </w:r>
      <w:r w:rsidRPr="007C38EA">
        <w:rPr>
          <w:b/>
          <w:color w:val="ED7D31" w:themeColor="accent2"/>
        </w:rPr>
        <w:t>INTEGRACIÓN</w:t>
      </w:r>
      <w:r w:rsidRPr="007C38EA">
        <w:rPr>
          <w:color w:val="ED7D31" w:themeColor="accent2"/>
        </w:rPr>
        <w:t xml:space="preserve">. </w:t>
      </w:r>
      <w:r>
        <w:rPr>
          <w:color w:val="ED7D31" w:themeColor="accent2"/>
        </w:rPr>
        <w:t xml:space="preserve">Aplicar </w:t>
      </w:r>
      <w:r w:rsidRPr="00CD6BE7">
        <w:rPr>
          <w:color w:val="ED7D31" w:themeColor="accent2"/>
        </w:rPr>
        <w:t>Paginación por letras</w:t>
      </w:r>
      <w:r>
        <w:rPr>
          <w:color w:val="ED7D31" w:themeColor="accent2"/>
        </w:rPr>
        <w:t xml:space="preserve"> para estos ítems</w:t>
      </w:r>
    </w:p>
    <w:p w14:paraId="24A51AC7" w14:textId="77777777" w:rsidR="00CD6BE7" w:rsidRDefault="00CD6BE7">
      <w:pPr>
        <w:pStyle w:val="Textocomentario"/>
        <w:rPr>
          <w:color w:val="ED7D31" w:themeColor="accent2"/>
        </w:rPr>
      </w:pPr>
    </w:p>
    <w:p w14:paraId="6D010ED8" w14:textId="77777777" w:rsidR="00CD6BE7" w:rsidRDefault="00CD6BE7">
      <w:pPr>
        <w:pStyle w:val="Textocomentario"/>
        <w:rPr>
          <w:color w:val="ED7D31" w:themeColor="accent2"/>
        </w:rPr>
      </w:pPr>
      <w:r>
        <w:rPr>
          <w:color w:val="ED7D31" w:themeColor="accent2"/>
        </w:rPr>
        <w:t>El texto de instrucción es:</w:t>
      </w:r>
    </w:p>
    <w:p w14:paraId="5CA36A68" w14:textId="77777777" w:rsidR="00CD6BE7" w:rsidRDefault="00CD6BE7">
      <w:pPr>
        <w:pStyle w:val="Textocomentario"/>
      </w:pPr>
      <w:r>
        <w:rPr>
          <w:rFonts w:ascii="Arial" w:hAnsi="Arial" w:cs="Arial"/>
          <w:b/>
          <w:bCs/>
          <w:i/>
          <w:iCs/>
          <w:color w:val="31B3BA"/>
          <w:sz w:val="17"/>
          <w:szCs w:val="17"/>
          <w:shd w:val="clear" w:color="auto" w:fill="FFFFFF"/>
        </w:rPr>
        <w:t>Haga clic sobre cada letra para estudiar los aspectos de la dimensión territorial.</w:t>
      </w:r>
    </w:p>
  </w:comment>
  <w:comment w:id="11" w:author="Carolina Llanos Tobón" w:date="2019-06-13T09:11:00Z" w:initials="CLT">
    <w:p w14:paraId="0435EE07" w14:textId="77777777" w:rsidR="00CD6BE7" w:rsidRDefault="00CD6BE7">
      <w:pPr>
        <w:pStyle w:val="Textocomentario"/>
      </w:pPr>
      <w:r>
        <w:rPr>
          <w:rStyle w:val="Refdecomentario"/>
        </w:rPr>
        <w:annotationRef/>
      </w:r>
      <w:r w:rsidRPr="007C38EA">
        <w:rPr>
          <w:b/>
          <w:color w:val="ED7D31" w:themeColor="accent2"/>
        </w:rPr>
        <w:t>Integración</w:t>
      </w:r>
      <w:r w:rsidRPr="007C38EA">
        <w:rPr>
          <w:color w:val="ED7D31" w:themeColor="accent2"/>
        </w:rPr>
        <w:t>. Por favor ubicar en formato Cita</w:t>
      </w:r>
    </w:p>
  </w:comment>
  <w:comment w:id="12" w:author="Carolina Llanos Tobón" w:date="2019-06-13T09:11:00Z" w:initials="CLT">
    <w:p w14:paraId="23F938A5" w14:textId="77777777" w:rsidR="00CD6BE7" w:rsidRPr="007C38EA" w:rsidRDefault="00CD6BE7" w:rsidP="00CF4AFE">
      <w:pPr>
        <w:pStyle w:val="Textocomentario"/>
        <w:rPr>
          <w:color w:val="7030A0"/>
        </w:rPr>
      </w:pPr>
      <w:r w:rsidRPr="007C38EA">
        <w:rPr>
          <w:rStyle w:val="Refdecomentario"/>
          <w:color w:val="7030A0"/>
        </w:rPr>
        <w:annotationRef/>
      </w:r>
      <w:r w:rsidRPr="007C38EA">
        <w:rPr>
          <w:b/>
          <w:color w:val="7030A0"/>
        </w:rPr>
        <w:t>Diseño</w:t>
      </w:r>
      <w:r w:rsidRPr="007C38EA">
        <w:rPr>
          <w:color w:val="7030A0"/>
        </w:rPr>
        <w:t>: complementar el tema con una imagen que muestre la presencia de confiar en diferentes zonas del país, así como una fotografía (imagen real) de una agencia</w:t>
      </w:r>
    </w:p>
    <w:p w14:paraId="2AFECAF7" w14:textId="77777777" w:rsidR="00CD6BE7" w:rsidRDefault="00CD6BE7" w:rsidP="00CF4AFE">
      <w:pPr>
        <w:pStyle w:val="Textocomentario"/>
      </w:pPr>
    </w:p>
  </w:comment>
  <w:comment w:id="13" w:author="Carolina Llanos Tobón" w:date="2019-06-13T09:11:00Z" w:initials="CLT">
    <w:p w14:paraId="111FC983" w14:textId="77777777" w:rsidR="00CD6BE7" w:rsidRDefault="00CD6BE7">
      <w:pPr>
        <w:pStyle w:val="Textocomentario"/>
      </w:pPr>
      <w:r>
        <w:rPr>
          <w:rStyle w:val="Refdecomentario"/>
        </w:rPr>
        <w:annotationRef/>
      </w:r>
      <w:r w:rsidRPr="007C38EA">
        <w:rPr>
          <w:b/>
          <w:color w:val="ED7D31" w:themeColor="accent2"/>
        </w:rPr>
        <w:t>Integración</w:t>
      </w:r>
      <w:r w:rsidRPr="007C38EA">
        <w:rPr>
          <w:color w:val="ED7D31" w:themeColor="accent2"/>
        </w:rPr>
        <w:t>. Por favor ubicar en formato Cita</w:t>
      </w:r>
    </w:p>
  </w:comment>
  <w:comment w:id="14" w:author="Carolina Llanos Tobón" w:date="2019-06-13T09:11:00Z" w:initials="CLT">
    <w:p w14:paraId="0B8263E2" w14:textId="77777777" w:rsidR="00CD6BE7" w:rsidRDefault="00CD6BE7" w:rsidP="00CF4AFE">
      <w:pPr>
        <w:pStyle w:val="Textocomentario"/>
      </w:pPr>
      <w:r>
        <w:rPr>
          <w:rStyle w:val="Refdecomentario"/>
        </w:rPr>
        <w:annotationRef/>
      </w:r>
      <w:r w:rsidRPr="007C38EA">
        <w:rPr>
          <w:b/>
          <w:color w:val="7030A0"/>
        </w:rPr>
        <w:t>Diseño</w:t>
      </w:r>
      <w:r w:rsidRPr="007C38EA">
        <w:rPr>
          <w:color w:val="7030A0"/>
        </w:rPr>
        <w:t xml:space="preserve">: complementar el tema con una imagen sobre la apuesta por la vivienda de confiar </w:t>
      </w:r>
    </w:p>
    <w:p w14:paraId="243E9EE8" w14:textId="77777777" w:rsidR="00CD6BE7" w:rsidRDefault="00CD6BE7" w:rsidP="00CF4AFE">
      <w:pPr>
        <w:pStyle w:val="Textocomentario"/>
      </w:pPr>
    </w:p>
    <w:p w14:paraId="116300E7" w14:textId="77777777" w:rsidR="00CD6BE7" w:rsidRDefault="00CD6BE7" w:rsidP="00CF4AFE">
      <w:pPr>
        <w:pStyle w:val="Textocomentario"/>
      </w:pPr>
      <w:r w:rsidRPr="007C38EA">
        <w:rPr>
          <w:color w:val="7030A0"/>
        </w:rPr>
        <w:t>Tomé la imagen del video (2:32)</w:t>
      </w:r>
    </w:p>
    <w:p w14:paraId="1E26507F" w14:textId="77777777" w:rsidR="00CD6BE7" w:rsidRDefault="00CD6BE7" w:rsidP="00CF4AFE">
      <w:pPr>
        <w:pStyle w:val="Textocomentario"/>
      </w:pPr>
      <w:hyperlink r:id="rId1" w:history="1">
        <w:r>
          <w:rPr>
            <w:rStyle w:val="Hipervnculo"/>
          </w:rPr>
          <w:t>https://www.youtube.com/watch?time_continue=34&amp;v=XxWzvVXaS20</w:t>
        </w:r>
      </w:hyperlink>
    </w:p>
  </w:comment>
  <w:comment w:id="15" w:author="Carolina Llanos Tobón" w:date="2019-06-13T09:11:00Z" w:initials="CLT">
    <w:p w14:paraId="3EEAE2EA" w14:textId="77777777" w:rsidR="00CD6BE7" w:rsidRDefault="00CD6BE7">
      <w:pPr>
        <w:pStyle w:val="Textocomentario"/>
      </w:pPr>
      <w:r>
        <w:rPr>
          <w:rStyle w:val="Refdecomentario"/>
        </w:rPr>
        <w:annotationRef/>
      </w:r>
      <w:r w:rsidRPr="007C38EA">
        <w:rPr>
          <w:b/>
          <w:color w:val="ED7D31" w:themeColor="accent2"/>
        </w:rPr>
        <w:t>Integración</w:t>
      </w:r>
      <w:r w:rsidRPr="007C38EA">
        <w:rPr>
          <w:color w:val="ED7D31" w:themeColor="accent2"/>
        </w:rPr>
        <w:t>. Por favor ubicar en formato Cita</w:t>
      </w:r>
    </w:p>
  </w:comment>
  <w:comment w:id="16" w:author="Carolina Llanos Tobón" w:date="2019-06-13T09:11:00Z" w:initials="CLT">
    <w:p w14:paraId="54100F7C" w14:textId="77777777" w:rsidR="00CD6BE7" w:rsidRDefault="00CD6BE7">
      <w:pPr>
        <w:pStyle w:val="Textocomentario"/>
        <w:rPr>
          <w:color w:val="7030A0"/>
        </w:rPr>
      </w:pPr>
      <w:r>
        <w:rPr>
          <w:rStyle w:val="Refdecomentario"/>
        </w:rPr>
        <w:annotationRef/>
      </w:r>
      <w:r w:rsidRPr="007C38EA">
        <w:rPr>
          <w:b/>
          <w:color w:val="7030A0"/>
        </w:rPr>
        <w:t>Diseño</w:t>
      </w:r>
      <w:r w:rsidRPr="007C38EA">
        <w:rPr>
          <w:color w:val="7030A0"/>
        </w:rPr>
        <w:t xml:space="preserve">: complementar el tema con una imagen sobre </w:t>
      </w:r>
      <w:r>
        <w:rPr>
          <w:color w:val="7030A0"/>
        </w:rPr>
        <w:t>la cooperación o el trabajo en equipo…lo que mencionan aquí como círculos virtuosos</w:t>
      </w:r>
    </w:p>
    <w:p w14:paraId="072EF825" w14:textId="77777777" w:rsidR="00CD6BE7" w:rsidRDefault="00CD6BE7">
      <w:pPr>
        <w:pStyle w:val="Textocomentario"/>
        <w:rPr>
          <w:color w:val="7030A0"/>
        </w:rPr>
      </w:pPr>
    </w:p>
    <w:p w14:paraId="2FF24CBA" w14:textId="77777777" w:rsidR="00CD6BE7" w:rsidRDefault="00CD6BE7">
      <w:pPr>
        <w:pStyle w:val="Textocomentario"/>
      </w:pPr>
      <w:r>
        <w:rPr>
          <w:color w:val="7030A0"/>
        </w:rPr>
        <w:t>Esta es solo una imagen de muestra</w:t>
      </w:r>
    </w:p>
  </w:comment>
  <w:comment w:id="18" w:author="Carolina Llanos Tobón" w:date="2019-06-18T05:21:00Z" w:initials="CLT">
    <w:p w14:paraId="7D7658A1" w14:textId="77777777" w:rsidR="00693654" w:rsidRDefault="00693654" w:rsidP="00693654">
      <w:pPr>
        <w:pStyle w:val="Textocomentario"/>
        <w:rPr>
          <w:color w:val="ED7D31" w:themeColor="accent2"/>
        </w:rPr>
      </w:pPr>
      <w:r>
        <w:rPr>
          <w:rStyle w:val="Refdecomentario"/>
        </w:rPr>
        <w:annotationRef/>
      </w:r>
      <w:r w:rsidRPr="007C38EA">
        <w:rPr>
          <w:b/>
          <w:color w:val="ED7D31" w:themeColor="accent2"/>
        </w:rPr>
        <w:t>INTEGRACIÓN</w:t>
      </w:r>
      <w:r w:rsidRPr="007C38EA">
        <w:rPr>
          <w:color w:val="ED7D31" w:themeColor="accent2"/>
        </w:rPr>
        <w:t xml:space="preserve">. </w:t>
      </w:r>
      <w:r>
        <w:rPr>
          <w:color w:val="ED7D31" w:themeColor="accent2"/>
        </w:rPr>
        <w:t xml:space="preserve">Aplicar </w:t>
      </w:r>
      <w:r w:rsidRPr="00CD6BE7">
        <w:rPr>
          <w:color w:val="ED7D31" w:themeColor="accent2"/>
        </w:rPr>
        <w:t>Paginación por letras</w:t>
      </w:r>
      <w:r>
        <w:rPr>
          <w:color w:val="ED7D31" w:themeColor="accent2"/>
        </w:rPr>
        <w:t xml:space="preserve"> para estos ítems</w:t>
      </w:r>
    </w:p>
    <w:p w14:paraId="40330941" w14:textId="77777777" w:rsidR="00693654" w:rsidRDefault="00693654" w:rsidP="00693654">
      <w:pPr>
        <w:pStyle w:val="Textocomentario"/>
        <w:rPr>
          <w:color w:val="ED7D31" w:themeColor="accent2"/>
        </w:rPr>
      </w:pPr>
    </w:p>
    <w:p w14:paraId="00F6EAB1" w14:textId="77777777" w:rsidR="00693654" w:rsidRDefault="00693654" w:rsidP="00693654">
      <w:pPr>
        <w:pStyle w:val="Textocomentario"/>
        <w:rPr>
          <w:color w:val="ED7D31" w:themeColor="accent2"/>
        </w:rPr>
      </w:pPr>
      <w:r>
        <w:rPr>
          <w:color w:val="ED7D31" w:themeColor="accent2"/>
        </w:rPr>
        <w:t>El texto de instrucción es:</w:t>
      </w:r>
    </w:p>
    <w:p w14:paraId="1B96473E" w14:textId="77777777" w:rsidR="00693654" w:rsidRDefault="00693654" w:rsidP="00693654">
      <w:pPr>
        <w:pStyle w:val="Textocomentario"/>
      </w:pPr>
      <w:r>
        <w:rPr>
          <w:rFonts w:ascii="Arial" w:hAnsi="Arial" w:cs="Arial"/>
          <w:b/>
          <w:bCs/>
          <w:i/>
          <w:iCs/>
          <w:color w:val="31B3BA"/>
          <w:sz w:val="17"/>
          <w:szCs w:val="17"/>
          <w:shd w:val="clear" w:color="auto" w:fill="FFFFFF"/>
        </w:rPr>
        <w:t xml:space="preserve">Haga clic sobre cada letra para estudiar los </w:t>
      </w:r>
      <w:r>
        <w:rPr>
          <w:rFonts w:ascii="Arial" w:hAnsi="Arial" w:cs="Arial"/>
          <w:b/>
          <w:bCs/>
          <w:i/>
          <w:iCs/>
          <w:color w:val="31B3BA"/>
          <w:sz w:val="17"/>
          <w:szCs w:val="17"/>
          <w:shd w:val="clear" w:color="auto" w:fill="FFFFFF"/>
        </w:rPr>
        <w:t>componentes</w:t>
      </w:r>
      <w:r>
        <w:rPr>
          <w:rFonts w:ascii="Arial" w:hAnsi="Arial" w:cs="Arial"/>
          <w:b/>
          <w:bCs/>
          <w:i/>
          <w:iCs/>
          <w:color w:val="31B3BA"/>
          <w:sz w:val="17"/>
          <w:szCs w:val="17"/>
          <w:shd w:val="clear" w:color="auto" w:fill="FFFFFF"/>
        </w:rPr>
        <w:t xml:space="preserve"> de la dimensión </w:t>
      </w:r>
      <w:r>
        <w:rPr>
          <w:rFonts w:ascii="Arial" w:hAnsi="Arial" w:cs="Arial"/>
          <w:b/>
          <w:bCs/>
          <w:i/>
          <w:iCs/>
          <w:color w:val="31B3BA"/>
          <w:sz w:val="17"/>
          <w:szCs w:val="17"/>
          <w:shd w:val="clear" w:color="auto" w:fill="FFFFFF"/>
        </w:rPr>
        <w:t>cultural</w:t>
      </w:r>
      <w:r>
        <w:rPr>
          <w:rFonts w:ascii="Arial" w:hAnsi="Arial" w:cs="Arial"/>
          <w:b/>
          <w:bCs/>
          <w:i/>
          <w:iCs/>
          <w:color w:val="31B3BA"/>
          <w:sz w:val="17"/>
          <w:szCs w:val="17"/>
          <w:shd w:val="clear" w:color="auto" w:fill="FFFFFF"/>
        </w:rPr>
        <w:t>.</w:t>
      </w:r>
    </w:p>
  </w:comment>
  <w:comment w:id="19" w:author="Carolina Llanos Tobón" w:date="2019-06-13T09:11:00Z" w:initials="CLT">
    <w:p w14:paraId="6F37DF2D" w14:textId="77777777" w:rsidR="00CD6BE7" w:rsidRDefault="00CD6BE7" w:rsidP="00D24FDE">
      <w:pPr>
        <w:pStyle w:val="Textocomentario"/>
        <w:rPr>
          <w:color w:val="7030A0"/>
        </w:rPr>
      </w:pPr>
      <w:r>
        <w:rPr>
          <w:rStyle w:val="Refdecomentario"/>
        </w:rPr>
        <w:annotationRef/>
      </w:r>
      <w:r w:rsidRPr="007C38EA">
        <w:rPr>
          <w:b/>
          <w:color w:val="7030A0"/>
        </w:rPr>
        <w:t>Diseño</w:t>
      </w:r>
      <w:r w:rsidRPr="007C38EA">
        <w:rPr>
          <w:color w:val="7030A0"/>
        </w:rPr>
        <w:t>: comp</w:t>
      </w:r>
      <w:r>
        <w:rPr>
          <w:color w:val="7030A0"/>
        </w:rPr>
        <w:t xml:space="preserve">lementar el tema con una imagen. </w:t>
      </w:r>
      <w:r w:rsidRPr="00D24FDE">
        <w:rPr>
          <w:rStyle w:val="Refdecomentario"/>
          <w:color w:val="7030A0"/>
        </w:rPr>
        <w:t xml:space="preserve">tomar como imagen la portada  de este material: </w:t>
      </w:r>
      <w:hyperlink r:id="rId2" w:history="1">
        <w:r w:rsidRPr="00A00E20">
          <w:rPr>
            <w:rStyle w:val="Hipervnculo"/>
            <w:sz w:val="16"/>
            <w:szCs w:val="16"/>
          </w:rPr>
          <w:t>https://www.confiar.coop/uploads/imagenes/Minicuentos/Documentos%20pdf/el_chef_don_fernando.pdf</w:t>
        </w:r>
      </w:hyperlink>
    </w:p>
    <w:p w14:paraId="4D79BBE4" w14:textId="77777777" w:rsidR="00CD6BE7" w:rsidRDefault="00CD6BE7">
      <w:pPr>
        <w:pStyle w:val="Textocomentario"/>
      </w:pPr>
    </w:p>
  </w:comment>
  <w:comment w:id="20" w:author="Carolina Llanos Tobón" w:date="2019-06-13T09:11:00Z" w:initials="CLT">
    <w:p w14:paraId="522A09B2" w14:textId="77777777" w:rsidR="00CD6BE7" w:rsidRDefault="00CD6BE7">
      <w:pPr>
        <w:pStyle w:val="Textocomentario"/>
      </w:pPr>
      <w:r>
        <w:rPr>
          <w:rStyle w:val="Refdecomentario"/>
        </w:rPr>
        <w:annotationRef/>
      </w:r>
      <w:r w:rsidRPr="007C38EA">
        <w:rPr>
          <w:b/>
          <w:color w:val="ED7D31" w:themeColor="accent2"/>
        </w:rPr>
        <w:t>Integración</w:t>
      </w:r>
      <w:r w:rsidRPr="007C38EA">
        <w:rPr>
          <w:color w:val="ED7D31" w:themeColor="accent2"/>
        </w:rPr>
        <w:t>. Por favor ubicar en formato Cita</w:t>
      </w:r>
    </w:p>
  </w:comment>
  <w:comment w:id="21" w:author="Carolina Llanos Tobón" w:date="2019-06-13T09:11:00Z" w:initials="CLT">
    <w:p w14:paraId="31C2D2C6" w14:textId="77777777" w:rsidR="00CD6BE7" w:rsidRDefault="00CD6BE7">
      <w:pPr>
        <w:pStyle w:val="Textocomentario"/>
      </w:pPr>
      <w:r>
        <w:rPr>
          <w:rStyle w:val="Refdecomentario"/>
        </w:rPr>
        <w:annotationRef/>
      </w:r>
      <w:r w:rsidRPr="007C38EA">
        <w:rPr>
          <w:b/>
          <w:color w:val="7030A0"/>
        </w:rPr>
        <w:t>Diseño</w:t>
      </w:r>
      <w:r w:rsidRPr="007C38EA">
        <w:rPr>
          <w:color w:val="7030A0"/>
        </w:rPr>
        <w:t>: complement</w:t>
      </w:r>
      <w:r>
        <w:rPr>
          <w:color w:val="7030A0"/>
        </w:rPr>
        <w:t xml:space="preserve">ar el tema con una imagen. </w:t>
      </w:r>
      <w:r>
        <w:rPr>
          <w:rStyle w:val="Refdecomentario"/>
          <w:color w:val="7030A0"/>
        </w:rPr>
        <w:t xml:space="preserve">ubicar </w:t>
      </w:r>
      <w:r w:rsidRPr="00D24FDE">
        <w:rPr>
          <w:rStyle w:val="Refdecomentario"/>
          <w:color w:val="7030A0"/>
        </w:rPr>
        <w:t xml:space="preserve">la </w:t>
      </w:r>
      <w:r>
        <w:rPr>
          <w:rStyle w:val="Refdecomentario"/>
          <w:color w:val="7030A0"/>
        </w:rPr>
        <w:t>imagen del bazar de la confianza</w:t>
      </w:r>
    </w:p>
  </w:comment>
  <w:comment w:id="22" w:author="Carolina Llanos Tobón" w:date="2019-06-13T09:11:00Z" w:initials="CLT">
    <w:p w14:paraId="1A1CB8FE" w14:textId="77777777" w:rsidR="00CD6BE7" w:rsidRDefault="00CD6BE7">
      <w:pPr>
        <w:pStyle w:val="Textocomentario"/>
      </w:pPr>
      <w:r>
        <w:rPr>
          <w:rStyle w:val="Refdecomentario"/>
        </w:rPr>
        <w:annotationRef/>
      </w:r>
      <w:r w:rsidRPr="007C38EA">
        <w:rPr>
          <w:b/>
          <w:color w:val="ED7D31" w:themeColor="accent2"/>
        </w:rPr>
        <w:t>Integración</w:t>
      </w:r>
      <w:r w:rsidRPr="007C38EA">
        <w:rPr>
          <w:color w:val="ED7D31" w:themeColor="accent2"/>
        </w:rPr>
        <w:t>. Por favor ubicar en formato Cita</w:t>
      </w:r>
    </w:p>
  </w:comment>
  <w:comment w:id="23" w:author="Carolina Llanos Tobón" w:date="2019-06-13T09:11:00Z" w:initials="CLT">
    <w:p w14:paraId="5AF1B18D" w14:textId="77777777" w:rsidR="00CD6BE7" w:rsidRDefault="00CD6BE7">
      <w:pPr>
        <w:pStyle w:val="Textocomentario"/>
      </w:pPr>
      <w:r>
        <w:rPr>
          <w:rStyle w:val="Refdecomentario"/>
        </w:rPr>
        <w:annotationRef/>
      </w:r>
      <w:r w:rsidRPr="007C38EA">
        <w:rPr>
          <w:b/>
          <w:color w:val="ED7D31" w:themeColor="accent2"/>
        </w:rPr>
        <w:t>Integración</w:t>
      </w:r>
      <w:r w:rsidRPr="007C38EA">
        <w:rPr>
          <w:color w:val="ED7D31" w:themeColor="accent2"/>
        </w:rPr>
        <w:t xml:space="preserve">, por favor Embeber el video: </w:t>
      </w:r>
      <w:hyperlink r:id="rId3" w:history="1">
        <w:r>
          <w:rPr>
            <w:rStyle w:val="Hipervnculo"/>
          </w:rPr>
          <w:t>https://www.youtube.com/watch?time_continue=29&amp;v=7EgSioV8TwU</w:t>
        </w:r>
      </w:hyperlink>
    </w:p>
  </w:comment>
  <w:comment w:id="24" w:author="Carolina Llanos Tobón" w:date="2019-06-13T09:11:00Z" w:initials="CLT">
    <w:p w14:paraId="053560CB" w14:textId="77777777" w:rsidR="00CD6BE7" w:rsidRDefault="00CD6BE7">
      <w:pPr>
        <w:pStyle w:val="Textocomentario"/>
      </w:pPr>
      <w:r>
        <w:rPr>
          <w:rStyle w:val="Refdecomentario"/>
        </w:rPr>
        <w:annotationRef/>
      </w:r>
      <w:r w:rsidRPr="007C38EA">
        <w:rPr>
          <w:b/>
          <w:color w:val="ED7D31" w:themeColor="accent2"/>
        </w:rPr>
        <w:t>Integración</w:t>
      </w:r>
      <w:r w:rsidRPr="007C38EA">
        <w:rPr>
          <w:color w:val="ED7D31" w:themeColor="accent2"/>
        </w:rPr>
        <w:t>. Por favor ubicar en formato Cita</w:t>
      </w:r>
    </w:p>
  </w:comment>
  <w:comment w:id="25" w:author="Carolina Llanos Tobón" w:date="2019-06-13T09:11:00Z" w:initials="CLT">
    <w:p w14:paraId="6BCEF4CE" w14:textId="77777777" w:rsidR="00CD6BE7" w:rsidRDefault="00CD6BE7">
      <w:pPr>
        <w:pStyle w:val="Textocomentario"/>
      </w:pPr>
      <w:r>
        <w:rPr>
          <w:rStyle w:val="Refdecomentario"/>
        </w:rPr>
        <w:annotationRef/>
      </w:r>
      <w:r>
        <w:rPr>
          <w:b/>
          <w:color w:val="7030A0"/>
        </w:rPr>
        <w:t xml:space="preserve">Diseño: </w:t>
      </w:r>
      <w:r w:rsidRPr="007C38EA">
        <w:rPr>
          <w:color w:val="7030A0"/>
        </w:rPr>
        <w:t>complemen</w:t>
      </w:r>
      <w:r>
        <w:rPr>
          <w:color w:val="7030A0"/>
        </w:rPr>
        <w:t>tar el tema con una imagen. Se entrega adjunta la foto a este documento</w:t>
      </w:r>
    </w:p>
  </w:comment>
  <w:comment w:id="27" w:author="Carolina Llanos Tobón" w:date="2019-06-13T09:11:00Z" w:initials="CLT">
    <w:p w14:paraId="7D92715A" w14:textId="77777777" w:rsidR="00CD6BE7" w:rsidRDefault="00CD6BE7">
      <w:pPr>
        <w:pStyle w:val="Textocomentario"/>
      </w:pPr>
      <w:r>
        <w:rPr>
          <w:rStyle w:val="Refdecomentario"/>
        </w:rPr>
        <w:annotationRef/>
      </w:r>
      <w:r w:rsidRPr="007C38EA">
        <w:rPr>
          <w:b/>
          <w:color w:val="ED7D31" w:themeColor="accent2"/>
        </w:rPr>
        <w:t>Integración</w:t>
      </w:r>
      <w:r w:rsidRPr="007C38EA">
        <w:rPr>
          <w:color w:val="ED7D31" w:themeColor="accent2"/>
        </w:rPr>
        <w:t>. Por favor ubicar en formato Cita</w:t>
      </w:r>
    </w:p>
  </w:comment>
  <w:comment w:id="28" w:author="Carolina Llanos Tobón" w:date="2019-06-18T05:23:00Z" w:initials="CLT">
    <w:p w14:paraId="761386E6" w14:textId="77777777" w:rsidR="00693654" w:rsidRDefault="00693654" w:rsidP="00693654">
      <w:pPr>
        <w:pStyle w:val="Textocomentario"/>
        <w:rPr>
          <w:color w:val="ED7D31" w:themeColor="accent2"/>
        </w:rPr>
      </w:pPr>
      <w:r>
        <w:rPr>
          <w:rStyle w:val="Refdecomentario"/>
        </w:rPr>
        <w:annotationRef/>
      </w:r>
      <w:r w:rsidRPr="007C38EA">
        <w:rPr>
          <w:b/>
          <w:color w:val="ED7D31" w:themeColor="accent2"/>
        </w:rPr>
        <w:t>INTEGRACIÓN</w:t>
      </w:r>
      <w:r w:rsidRPr="007C38EA">
        <w:rPr>
          <w:color w:val="ED7D31" w:themeColor="accent2"/>
        </w:rPr>
        <w:t xml:space="preserve">. </w:t>
      </w:r>
      <w:r>
        <w:rPr>
          <w:color w:val="ED7D31" w:themeColor="accent2"/>
        </w:rPr>
        <w:t>Si bien aquí solo es un literal, a</w:t>
      </w:r>
      <w:r>
        <w:rPr>
          <w:color w:val="ED7D31" w:themeColor="accent2"/>
        </w:rPr>
        <w:t xml:space="preserve">plicar </w:t>
      </w:r>
      <w:r w:rsidRPr="00CD6BE7">
        <w:rPr>
          <w:color w:val="ED7D31" w:themeColor="accent2"/>
        </w:rPr>
        <w:t>Paginación por letras</w:t>
      </w:r>
      <w:r>
        <w:rPr>
          <w:color w:val="ED7D31" w:themeColor="accent2"/>
        </w:rPr>
        <w:t xml:space="preserve"> para estos ítems</w:t>
      </w:r>
    </w:p>
    <w:p w14:paraId="662B1379" w14:textId="77777777" w:rsidR="00693654" w:rsidRDefault="00693654" w:rsidP="00693654">
      <w:pPr>
        <w:pStyle w:val="Textocomentario"/>
        <w:rPr>
          <w:color w:val="ED7D31" w:themeColor="accent2"/>
        </w:rPr>
      </w:pPr>
    </w:p>
    <w:p w14:paraId="1D96F4C8" w14:textId="77777777" w:rsidR="00693654" w:rsidRDefault="00693654" w:rsidP="00693654">
      <w:pPr>
        <w:pStyle w:val="Textocomentario"/>
        <w:rPr>
          <w:color w:val="ED7D31" w:themeColor="accent2"/>
        </w:rPr>
      </w:pPr>
      <w:r>
        <w:rPr>
          <w:color w:val="ED7D31" w:themeColor="accent2"/>
        </w:rPr>
        <w:t>No llevaría e</w:t>
      </w:r>
      <w:r>
        <w:rPr>
          <w:color w:val="ED7D31" w:themeColor="accent2"/>
        </w:rPr>
        <w:t xml:space="preserve">l texto de instrucción </w:t>
      </w:r>
      <w:r>
        <w:rPr>
          <w:color w:val="ED7D31" w:themeColor="accent2"/>
        </w:rPr>
        <w:t>porque no hay que paginar.</w:t>
      </w:r>
    </w:p>
    <w:p w14:paraId="43395EBE" w14:textId="77777777" w:rsidR="00693654" w:rsidRDefault="00693654" w:rsidP="00693654">
      <w:pPr>
        <w:pStyle w:val="Textocomentario"/>
      </w:pPr>
    </w:p>
  </w:comment>
  <w:comment w:id="29" w:author="Carolina Llanos Tobón" w:date="2019-06-13T09:11:00Z" w:initials="CLT">
    <w:p w14:paraId="0AF480CF" w14:textId="77777777" w:rsidR="00CD6BE7" w:rsidRDefault="00CD6BE7">
      <w:pPr>
        <w:pStyle w:val="Textocomentario"/>
      </w:pPr>
      <w:r>
        <w:rPr>
          <w:rStyle w:val="Refdecomentario"/>
        </w:rPr>
        <w:annotationRef/>
      </w:r>
      <w:r>
        <w:rPr>
          <w:b/>
          <w:color w:val="7030A0"/>
        </w:rPr>
        <w:t xml:space="preserve">Diseño: </w:t>
      </w:r>
      <w:r w:rsidRPr="007C38EA">
        <w:rPr>
          <w:color w:val="7030A0"/>
        </w:rPr>
        <w:t>complemen</w:t>
      </w:r>
      <w:r>
        <w:rPr>
          <w:color w:val="7030A0"/>
        </w:rPr>
        <w:t>tar el tema con una imagen. Se entrega adjunta la foto a este documento</w:t>
      </w:r>
    </w:p>
  </w:comment>
  <w:comment w:id="32" w:author="Carolina Llanos Tobón" w:date="2019-06-13T09:11:00Z" w:initials="CLT">
    <w:p w14:paraId="140D73CF" w14:textId="77777777" w:rsidR="00CD6BE7" w:rsidRDefault="00CD6BE7" w:rsidP="007C38EA">
      <w:pPr>
        <w:pStyle w:val="Textocomentario"/>
      </w:pPr>
      <w:r>
        <w:rPr>
          <w:rStyle w:val="Refdecomentario"/>
        </w:rPr>
        <w:annotationRef/>
      </w:r>
      <w:r w:rsidRPr="007C38EA">
        <w:rPr>
          <w:b/>
          <w:color w:val="ED7D31" w:themeColor="accent2"/>
        </w:rPr>
        <w:t>Integración</w:t>
      </w:r>
      <w:r w:rsidRPr="007C38EA">
        <w:rPr>
          <w:color w:val="ED7D31" w:themeColor="accent2"/>
        </w:rPr>
        <w:t xml:space="preserve">, por favor Embeber el video: </w:t>
      </w:r>
      <w:hyperlink r:id="rId4" w:history="1">
        <w:r>
          <w:rPr>
            <w:rStyle w:val="Hipervnculo"/>
          </w:rPr>
          <w:t>https://www.youtube.com/watch?time_continue=10&amp;v=PS45t7xdj_0</w:t>
        </w:r>
      </w:hyperlink>
      <w:r>
        <w:t xml:space="preserve"> </w:t>
      </w:r>
    </w:p>
  </w:comment>
  <w:comment w:id="35" w:author="Carolina Llanos Tobón" w:date="2019-06-18T05:26:00Z" w:initials="CLT">
    <w:p w14:paraId="63207568" w14:textId="77777777" w:rsidR="00693654" w:rsidRDefault="00693654" w:rsidP="00693654">
      <w:pPr>
        <w:pStyle w:val="Textocomentario"/>
        <w:rPr>
          <w:color w:val="ED7D31" w:themeColor="accent2"/>
        </w:rPr>
      </w:pPr>
      <w:r>
        <w:rPr>
          <w:rStyle w:val="Refdecomentario"/>
        </w:rPr>
        <w:annotationRef/>
      </w:r>
      <w:r w:rsidRPr="007C38EA">
        <w:rPr>
          <w:b/>
          <w:color w:val="ED7D31" w:themeColor="accent2"/>
        </w:rPr>
        <w:t>INTEGRACIÓN</w:t>
      </w:r>
      <w:r w:rsidRPr="007C38EA">
        <w:rPr>
          <w:color w:val="ED7D31" w:themeColor="accent2"/>
        </w:rPr>
        <w:t xml:space="preserve">. </w:t>
      </w:r>
      <w:r>
        <w:rPr>
          <w:color w:val="ED7D31" w:themeColor="accent2"/>
        </w:rPr>
        <w:t xml:space="preserve">Aplicar </w:t>
      </w:r>
      <w:r w:rsidRPr="00CD6BE7">
        <w:rPr>
          <w:color w:val="ED7D31" w:themeColor="accent2"/>
        </w:rPr>
        <w:t>Paginación por letras</w:t>
      </w:r>
      <w:r>
        <w:rPr>
          <w:color w:val="ED7D31" w:themeColor="accent2"/>
        </w:rPr>
        <w:t xml:space="preserve"> para estos ítems</w:t>
      </w:r>
    </w:p>
    <w:p w14:paraId="6F45133C" w14:textId="77777777" w:rsidR="00693654" w:rsidRDefault="00693654" w:rsidP="00693654">
      <w:pPr>
        <w:pStyle w:val="Textocomentario"/>
        <w:rPr>
          <w:color w:val="ED7D31" w:themeColor="accent2"/>
        </w:rPr>
      </w:pPr>
    </w:p>
    <w:p w14:paraId="47FFD9AF" w14:textId="77777777" w:rsidR="00693654" w:rsidRDefault="00693654" w:rsidP="00693654">
      <w:pPr>
        <w:pStyle w:val="Textocomentario"/>
        <w:rPr>
          <w:color w:val="ED7D31" w:themeColor="accent2"/>
        </w:rPr>
      </w:pPr>
      <w:r>
        <w:rPr>
          <w:color w:val="ED7D31" w:themeColor="accent2"/>
        </w:rPr>
        <w:t>El texto de instrucción es:</w:t>
      </w:r>
    </w:p>
    <w:p w14:paraId="3D4EF633" w14:textId="77777777" w:rsidR="00693654" w:rsidRDefault="00693654" w:rsidP="00693654">
      <w:pPr>
        <w:pStyle w:val="Textocomentario"/>
      </w:pPr>
      <w:r>
        <w:rPr>
          <w:rFonts w:ascii="Arial" w:hAnsi="Arial" w:cs="Arial"/>
          <w:b/>
          <w:bCs/>
          <w:i/>
          <w:iCs/>
          <w:color w:val="31B3BA"/>
          <w:sz w:val="17"/>
          <w:szCs w:val="17"/>
          <w:shd w:val="clear" w:color="auto" w:fill="FFFFFF"/>
        </w:rPr>
        <w:t xml:space="preserve">Haga clic sobre cada letra para estudiar los </w:t>
      </w:r>
      <w:r>
        <w:rPr>
          <w:rFonts w:ascii="Arial" w:hAnsi="Arial" w:cs="Arial"/>
          <w:b/>
          <w:bCs/>
          <w:i/>
          <w:iCs/>
          <w:color w:val="31B3BA"/>
          <w:sz w:val="17"/>
          <w:szCs w:val="17"/>
          <w:shd w:val="clear" w:color="auto" w:fill="FFFFFF"/>
        </w:rPr>
        <w:t>elementos</w:t>
      </w:r>
      <w:r>
        <w:rPr>
          <w:rFonts w:ascii="Arial" w:hAnsi="Arial" w:cs="Arial"/>
          <w:b/>
          <w:bCs/>
          <w:i/>
          <w:iCs/>
          <w:color w:val="31B3BA"/>
          <w:sz w:val="17"/>
          <w:szCs w:val="17"/>
          <w:shd w:val="clear" w:color="auto" w:fill="FFFFFF"/>
        </w:rPr>
        <w:t xml:space="preserve"> de la dimensión </w:t>
      </w:r>
      <w:r>
        <w:rPr>
          <w:rFonts w:ascii="Arial" w:hAnsi="Arial" w:cs="Arial"/>
          <w:b/>
          <w:bCs/>
          <w:i/>
          <w:iCs/>
          <w:color w:val="31B3BA"/>
          <w:sz w:val="17"/>
          <w:szCs w:val="17"/>
          <w:shd w:val="clear" w:color="auto" w:fill="FFFFFF"/>
        </w:rPr>
        <w:t>ambiental</w:t>
      </w:r>
      <w:r>
        <w:rPr>
          <w:rFonts w:ascii="Arial" w:hAnsi="Arial" w:cs="Arial"/>
          <w:b/>
          <w:bCs/>
          <w:i/>
          <w:iCs/>
          <w:color w:val="31B3BA"/>
          <w:sz w:val="17"/>
          <w:szCs w:val="17"/>
          <w:shd w:val="clear" w:color="auto" w:fill="FFFFFF"/>
        </w:rPr>
        <w:t>.</w:t>
      </w:r>
    </w:p>
  </w:comment>
  <w:comment w:id="36" w:author="Carolina Llanos Tobón" w:date="2019-06-13T09:11:00Z" w:initials="CLT">
    <w:p w14:paraId="1947E463" w14:textId="77777777" w:rsidR="00CD6BE7" w:rsidRDefault="00CD6BE7">
      <w:pPr>
        <w:pStyle w:val="Textocomentario"/>
      </w:pPr>
      <w:r>
        <w:rPr>
          <w:rStyle w:val="Refdecomentario"/>
        </w:rPr>
        <w:annotationRef/>
      </w:r>
      <w:r w:rsidRPr="007C38EA">
        <w:rPr>
          <w:b/>
          <w:color w:val="ED7D31" w:themeColor="accent2"/>
        </w:rPr>
        <w:t>Integración</w:t>
      </w:r>
      <w:r w:rsidRPr="007C38EA">
        <w:rPr>
          <w:color w:val="ED7D31" w:themeColor="accent2"/>
        </w:rPr>
        <w:t>. Por favor ubicar en formato Cita</w:t>
      </w:r>
    </w:p>
  </w:comment>
  <w:comment w:id="37" w:author="Carolina Llanos Tobón" w:date="2019-06-13T09:11:00Z" w:initials="CLT">
    <w:p w14:paraId="761165FB" w14:textId="77777777" w:rsidR="00CD6BE7" w:rsidRDefault="00CD6BE7" w:rsidP="007C38EA">
      <w:pPr>
        <w:pStyle w:val="Textocomentario"/>
      </w:pPr>
      <w:r>
        <w:rPr>
          <w:rStyle w:val="Refdecomentario"/>
        </w:rPr>
        <w:annotationRef/>
      </w:r>
      <w:r>
        <w:rPr>
          <w:b/>
          <w:color w:val="7030A0"/>
        </w:rPr>
        <w:t xml:space="preserve">Diseño: </w:t>
      </w:r>
      <w:r w:rsidRPr="007C38EA">
        <w:rPr>
          <w:color w:val="7030A0"/>
        </w:rPr>
        <w:t>complemen</w:t>
      </w:r>
      <w:r>
        <w:rPr>
          <w:color w:val="7030A0"/>
        </w:rPr>
        <w:t xml:space="preserve">tar el tema con una </w:t>
      </w:r>
      <w:r w:rsidRPr="002F2CE9">
        <w:rPr>
          <w:color w:val="7030A0"/>
        </w:rPr>
        <w:t>imagen. es tomada de un banco de imágenes libres</w:t>
      </w:r>
      <w:r>
        <w:rPr>
          <w:color w:val="7030A0"/>
        </w:rPr>
        <w:t xml:space="preserve"> y fue aprobada por la experta temática.</w:t>
      </w:r>
    </w:p>
    <w:p w14:paraId="14823AFC" w14:textId="77777777" w:rsidR="00CD6BE7" w:rsidRDefault="00CD6BE7">
      <w:pPr>
        <w:pStyle w:val="Textocomentario"/>
      </w:pPr>
    </w:p>
    <w:p w14:paraId="631D7F21" w14:textId="77777777" w:rsidR="00CD6BE7" w:rsidRDefault="00CD6BE7">
      <w:pPr>
        <w:pStyle w:val="Textocomentario"/>
      </w:pPr>
      <w:r>
        <w:t xml:space="preserve">Recuperado de </w:t>
      </w:r>
      <w:hyperlink r:id="rId5" w:history="1">
        <w:r>
          <w:rPr>
            <w:rStyle w:val="Hipervnculo"/>
          </w:rPr>
          <w:t>https://pixabay.com/es/photos/gotas-de-agua-el-agua-l%C3%ADquido-578897/</w:t>
        </w:r>
      </w:hyperlink>
    </w:p>
  </w:comment>
  <w:comment w:id="39" w:author="Carolina Llanos Tobón" w:date="2019-06-18T05:26:00Z" w:initials="CLT">
    <w:p w14:paraId="7DA30DEB" w14:textId="77777777" w:rsidR="00693654" w:rsidRDefault="00693654" w:rsidP="00693654">
      <w:pPr>
        <w:pStyle w:val="Textocomentario"/>
        <w:rPr>
          <w:color w:val="ED7D31" w:themeColor="accent2"/>
        </w:rPr>
      </w:pPr>
      <w:r>
        <w:rPr>
          <w:rStyle w:val="Refdecomentario"/>
        </w:rPr>
        <w:annotationRef/>
      </w:r>
      <w:r w:rsidRPr="007C38EA">
        <w:rPr>
          <w:b/>
          <w:color w:val="ED7D31" w:themeColor="accent2"/>
        </w:rPr>
        <w:t>INTEGRACIÓN</w:t>
      </w:r>
      <w:r w:rsidRPr="007C38EA">
        <w:rPr>
          <w:color w:val="ED7D31" w:themeColor="accent2"/>
        </w:rPr>
        <w:t xml:space="preserve">. </w:t>
      </w:r>
      <w:r>
        <w:rPr>
          <w:color w:val="ED7D31" w:themeColor="accent2"/>
        </w:rPr>
        <w:t xml:space="preserve">Aplicar </w:t>
      </w:r>
      <w:r w:rsidRPr="00CD6BE7">
        <w:rPr>
          <w:color w:val="ED7D31" w:themeColor="accent2"/>
        </w:rPr>
        <w:t>Paginación por letras</w:t>
      </w:r>
      <w:r>
        <w:rPr>
          <w:color w:val="ED7D31" w:themeColor="accent2"/>
        </w:rPr>
        <w:t xml:space="preserve"> para estos ítems</w:t>
      </w:r>
    </w:p>
    <w:p w14:paraId="7359F704" w14:textId="77777777" w:rsidR="00693654" w:rsidRDefault="00693654" w:rsidP="00693654">
      <w:pPr>
        <w:pStyle w:val="Textocomentario"/>
        <w:rPr>
          <w:color w:val="ED7D31" w:themeColor="accent2"/>
        </w:rPr>
      </w:pPr>
    </w:p>
    <w:p w14:paraId="5D663E07" w14:textId="77777777" w:rsidR="00693654" w:rsidRDefault="00693654" w:rsidP="00693654">
      <w:pPr>
        <w:pStyle w:val="Textocomentario"/>
        <w:rPr>
          <w:color w:val="ED7D31" w:themeColor="accent2"/>
        </w:rPr>
      </w:pPr>
      <w:r>
        <w:rPr>
          <w:color w:val="ED7D31" w:themeColor="accent2"/>
        </w:rPr>
        <w:t>El texto de instrucción es:</w:t>
      </w:r>
    </w:p>
    <w:p w14:paraId="366669D6" w14:textId="77777777" w:rsidR="00693654" w:rsidRDefault="00693654" w:rsidP="00693654">
      <w:pPr>
        <w:pStyle w:val="Textocomentario"/>
      </w:pPr>
      <w:r>
        <w:rPr>
          <w:rFonts w:ascii="Arial" w:hAnsi="Arial" w:cs="Arial"/>
          <w:b/>
          <w:bCs/>
          <w:i/>
          <w:iCs/>
          <w:color w:val="31B3BA"/>
          <w:sz w:val="17"/>
          <w:szCs w:val="17"/>
          <w:shd w:val="clear" w:color="auto" w:fill="FFFFFF"/>
        </w:rPr>
        <w:t xml:space="preserve">Haga clic sobre cada letra para estudiar los </w:t>
      </w:r>
      <w:r>
        <w:rPr>
          <w:rFonts w:ascii="Arial" w:hAnsi="Arial" w:cs="Arial"/>
          <w:b/>
          <w:bCs/>
          <w:i/>
          <w:iCs/>
          <w:color w:val="31B3BA"/>
          <w:sz w:val="17"/>
          <w:szCs w:val="17"/>
          <w:shd w:val="clear" w:color="auto" w:fill="FFFFFF"/>
        </w:rPr>
        <w:t>ejemplos</w:t>
      </w:r>
      <w:r>
        <w:rPr>
          <w:rFonts w:ascii="Arial" w:hAnsi="Arial" w:cs="Arial"/>
          <w:b/>
          <w:bCs/>
          <w:i/>
          <w:iCs/>
          <w:color w:val="31B3BA"/>
          <w:sz w:val="17"/>
          <w:szCs w:val="17"/>
          <w:shd w:val="clear" w:color="auto" w:fill="FFFFFF"/>
        </w:rPr>
        <w:t xml:space="preserve"> de la dimensión </w:t>
      </w:r>
      <w:r>
        <w:rPr>
          <w:rFonts w:ascii="Arial" w:hAnsi="Arial" w:cs="Arial"/>
          <w:b/>
          <w:bCs/>
          <w:i/>
          <w:iCs/>
          <w:color w:val="31B3BA"/>
          <w:sz w:val="17"/>
          <w:szCs w:val="17"/>
          <w:shd w:val="clear" w:color="auto" w:fill="FFFFFF"/>
        </w:rPr>
        <w:t>económica</w:t>
      </w:r>
      <w:r>
        <w:rPr>
          <w:rFonts w:ascii="Arial" w:hAnsi="Arial" w:cs="Arial"/>
          <w:b/>
          <w:bCs/>
          <w:i/>
          <w:iCs/>
          <w:color w:val="31B3BA"/>
          <w:sz w:val="17"/>
          <w:szCs w:val="17"/>
          <w:shd w:val="clear" w:color="auto" w:fill="FFFFFF"/>
        </w:rPr>
        <w:t>.</w:t>
      </w:r>
    </w:p>
  </w:comment>
  <w:comment w:id="40" w:author="Carolina Llanos Tobón" w:date="2019-06-13T09:11:00Z" w:initials="CLT">
    <w:p w14:paraId="11F701AC" w14:textId="77777777" w:rsidR="00CD6BE7" w:rsidRDefault="00CD6BE7" w:rsidP="007C38EA">
      <w:pPr>
        <w:pStyle w:val="Textocomentario"/>
      </w:pPr>
      <w:r>
        <w:rPr>
          <w:rStyle w:val="Refdecomentario"/>
        </w:rPr>
        <w:annotationRef/>
      </w:r>
      <w:r>
        <w:rPr>
          <w:b/>
          <w:color w:val="7030A0"/>
        </w:rPr>
        <w:t xml:space="preserve">Diseño: </w:t>
      </w:r>
      <w:r w:rsidRPr="007C38EA">
        <w:rPr>
          <w:color w:val="7030A0"/>
        </w:rPr>
        <w:t>complemen</w:t>
      </w:r>
      <w:r>
        <w:rPr>
          <w:color w:val="7030A0"/>
        </w:rPr>
        <w:t xml:space="preserve">tar el tema con una </w:t>
      </w:r>
      <w:r w:rsidRPr="002F2CE9">
        <w:rPr>
          <w:color w:val="7030A0"/>
        </w:rPr>
        <w:t>imagen. es tomada de un banco de imágenes libres</w:t>
      </w:r>
      <w:r>
        <w:rPr>
          <w:color w:val="7030A0"/>
        </w:rPr>
        <w:t xml:space="preserve"> y fue aprobada por la experta temática.</w:t>
      </w:r>
    </w:p>
    <w:p w14:paraId="4C07EF89" w14:textId="77777777" w:rsidR="00CD6BE7" w:rsidRDefault="00CD6BE7">
      <w:pPr>
        <w:pStyle w:val="Textocomentario"/>
      </w:pPr>
    </w:p>
    <w:p w14:paraId="677D429E" w14:textId="77777777" w:rsidR="00CD6BE7" w:rsidRDefault="00CD6BE7">
      <w:pPr>
        <w:pStyle w:val="Textocomentario"/>
      </w:pPr>
      <w:r>
        <w:t xml:space="preserve">Recuperado de: </w:t>
      </w:r>
      <w:hyperlink r:id="rId6" w:history="1">
        <w:r>
          <w:rPr>
            <w:rStyle w:val="Hipervnculo"/>
          </w:rPr>
          <w:t>https://pixabay.com/es/photos/dinero-ganancia-las-finanzas-2696219/</w:t>
        </w:r>
      </w:hyperlink>
      <w:r>
        <w:t xml:space="preserve"> </w:t>
      </w:r>
    </w:p>
    <w:p w14:paraId="4B719E29" w14:textId="77777777" w:rsidR="00CD6BE7" w:rsidRDefault="00CD6BE7">
      <w:pPr>
        <w:pStyle w:val="Textocomentario"/>
      </w:pPr>
    </w:p>
  </w:comment>
  <w:comment w:id="44" w:author="Carolina Llanos Tobón" w:date="2019-06-13T09:11:00Z" w:initials="CLT">
    <w:p w14:paraId="60CD60E9" w14:textId="77777777" w:rsidR="00CD6BE7" w:rsidRDefault="00CD6BE7">
      <w:pPr>
        <w:pStyle w:val="Textocomentario"/>
      </w:pPr>
      <w:r>
        <w:rPr>
          <w:rStyle w:val="Refdecomentario"/>
        </w:rPr>
        <w:annotationRef/>
      </w:r>
      <w:r w:rsidRPr="007C38EA">
        <w:rPr>
          <w:b/>
          <w:color w:val="ED7D31" w:themeColor="accent2"/>
        </w:rPr>
        <w:t>Integración</w:t>
      </w:r>
      <w:r w:rsidRPr="007C38EA">
        <w:rPr>
          <w:color w:val="ED7D31" w:themeColor="accent2"/>
        </w:rPr>
        <w:t>. Por favor ubicar en formato Cita</w:t>
      </w:r>
    </w:p>
  </w:comment>
  <w:comment w:id="45" w:author="Carolina Llanos Tobón" w:date="2019-06-13T09:11:00Z" w:initials="CLT">
    <w:p w14:paraId="420BB891" w14:textId="77777777" w:rsidR="00CD6BE7" w:rsidRDefault="00CD6BE7" w:rsidP="007C38EA">
      <w:pPr>
        <w:pStyle w:val="Textocomentario"/>
      </w:pPr>
      <w:r>
        <w:rPr>
          <w:rStyle w:val="Refdecomentario"/>
        </w:rPr>
        <w:annotationRef/>
      </w:r>
      <w:r>
        <w:rPr>
          <w:b/>
          <w:color w:val="7030A0"/>
        </w:rPr>
        <w:t xml:space="preserve">Diseño: </w:t>
      </w:r>
      <w:r w:rsidRPr="007C38EA">
        <w:rPr>
          <w:color w:val="7030A0"/>
        </w:rPr>
        <w:t>complemen</w:t>
      </w:r>
      <w:r>
        <w:rPr>
          <w:color w:val="7030A0"/>
        </w:rPr>
        <w:t xml:space="preserve">tar el tema con una </w:t>
      </w:r>
      <w:r w:rsidRPr="002F2CE9">
        <w:rPr>
          <w:color w:val="7030A0"/>
        </w:rPr>
        <w:t xml:space="preserve">imagen, es tomada de la página de Fomentamos. </w:t>
      </w:r>
    </w:p>
    <w:p w14:paraId="56B4580F" w14:textId="77777777" w:rsidR="00CD6BE7" w:rsidRDefault="00CD6BE7">
      <w:pPr>
        <w:pStyle w:val="Textocomentario"/>
      </w:pPr>
    </w:p>
  </w:comment>
  <w:comment w:id="46" w:author="Carolina Llanos Tobón" w:date="2019-06-13T09:11:00Z" w:initials="CLT">
    <w:p w14:paraId="5FA318EE" w14:textId="77777777" w:rsidR="00CD6BE7" w:rsidRDefault="00CD6BE7">
      <w:pPr>
        <w:pStyle w:val="Textocomentario"/>
      </w:pPr>
      <w:r>
        <w:rPr>
          <w:rStyle w:val="Refdecomentario"/>
        </w:rPr>
        <w:annotationRef/>
      </w:r>
      <w:r w:rsidRPr="007C38EA">
        <w:rPr>
          <w:b/>
          <w:color w:val="ED7D31" w:themeColor="accent2"/>
        </w:rPr>
        <w:t>Integración</w:t>
      </w:r>
      <w:r w:rsidRPr="007C38EA">
        <w:rPr>
          <w:color w:val="ED7D31" w:themeColor="accent2"/>
        </w:rPr>
        <w:t>. Por favor ubicar en formato Cita</w:t>
      </w:r>
    </w:p>
  </w:comment>
  <w:comment w:id="47" w:author="Carolina Llanos Tobón" w:date="2019-06-13T09:11:00Z" w:initials="CLT">
    <w:p w14:paraId="0F00485E" w14:textId="77777777" w:rsidR="00CD6BE7" w:rsidRPr="000612FE" w:rsidRDefault="00CD6BE7" w:rsidP="00745D33">
      <w:pPr>
        <w:pStyle w:val="Textocomentario"/>
        <w:rPr>
          <w:color w:val="FF6600"/>
        </w:rPr>
      </w:pPr>
      <w:r>
        <w:rPr>
          <w:rStyle w:val="Refdecomentario"/>
        </w:rPr>
        <w:annotationRef/>
      </w:r>
      <w:r w:rsidRPr="000612FE">
        <w:rPr>
          <w:b/>
          <w:color w:val="FF6600"/>
        </w:rPr>
        <w:t xml:space="preserve">INTEGRACIÓN: </w:t>
      </w:r>
      <w:r w:rsidRPr="000612FE">
        <w:rPr>
          <w:color w:val="FF6600"/>
        </w:rPr>
        <w:t>Usamos la versión que permite elegir varios elementos</w:t>
      </w:r>
    </w:p>
    <w:p w14:paraId="18E4F2D3" w14:textId="77777777" w:rsidR="00CD6BE7" w:rsidRPr="000612FE" w:rsidRDefault="00CD6BE7" w:rsidP="00745D33">
      <w:pPr>
        <w:pStyle w:val="Textocomentario"/>
      </w:pPr>
      <w:r>
        <w:rPr>
          <w:noProof/>
          <w:lang w:val="en-US"/>
        </w:rPr>
        <w:drawing>
          <wp:inline distT="0" distB="0" distL="0" distR="0" wp14:anchorId="0B0FF6F9" wp14:editId="7E826839">
            <wp:extent cx="2581275" cy="1084949"/>
            <wp:effectExtent l="0" t="0" r="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29184" cy="1105086"/>
                    </a:xfrm>
                    <a:prstGeom prst="rect">
                      <a:avLst/>
                    </a:prstGeom>
                  </pic:spPr>
                </pic:pic>
              </a:graphicData>
            </a:graphic>
          </wp:inline>
        </w:drawing>
      </w:r>
      <w:r>
        <w:t xml:space="preserve"> </w:t>
      </w:r>
    </w:p>
  </w:comment>
  <w:comment w:id="48" w:author="Carolina Llanos Tobón" w:date="2019-06-13T09:11:00Z" w:initials="CLT">
    <w:p w14:paraId="224456BB" w14:textId="77777777" w:rsidR="00CD6BE7" w:rsidRDefault="00CD6BE7" w:rsidP="00745D33">
      <w:pPr>
        <w:pStyle w:val="Textocomentario"/>
      </w:pPr>
      <w:r>
        <w:rPr>
          <w:rStyle w:val="Refdecomentario"/>
        </w:rPr>
        <w:annotationRef/>
      </w:r>
      <w:r w:rsidRPr="000612FE">
        <w:rPr>
          <w:b/>
          <w:color w:val="FF6600"/>
        </w:rPr>
        <w:t xml:space="preserve">INTEGRACIÓN: </w:t>
      </w:r>
      <w:r w:rsidRPr="00B768FC">
        <w:rPr>
          <w:color w:val="FF6600"/>
        </w:rPr>
        <w:t>También creo que puede trabajarse con la actividad tipo Marcar sobre imágenes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0320DA8" w15:done="0"/>
  <w15:commentEx w15:paraId="32DF37B7" w15:done="0"/>
  <w15:commentEx w15:paraId="365836DA" w15:done="0"/>
  <w15:commentEx w15:paraId="52CBF28D" w15:paraIdParent="365836DA" w15:done="0"/>
  <w15:commentEx w15:paraId="5CA36A68" w15:done="0"/>
  <w15:commentEx w15:paraId="0435EE07" w15:done="0"/>
  <w15:commentEx w15:paraId="2AFECAF7" w15:done="0"/>
  <w15:commentEx w15:paraId="111FC983" w15:done="0"/>
  <w15:commentEx w15:paraId="1E26507F" w15:done="0"/>
  <w15:commentEx w15:paraId="3EEAE2EA" w15:done="0"/>
  <w15:commentEx w15:paraId="2FF24CBA" w15:done="0"/>
  <w15:commentEx w15:paraId="1B96473E" w15:done="0"/>
  <w15:commentEx w15:paraId="4D79BBE4" w15:done="0"/>
  <w15:commentEx w15:paraId="522A09B2" w15:done="0"/>
  <w15:commentEx w15:paraId="31C2D2C6" w15:done="0"/>
  <w15:commentEx w15:paraId="1A1CB8FE" w15:done="0"/>
  <w15:commentEx w15:paraId="5AF1B18D" w15:done="0"/>
  <w15:commentEx w15:paraId="053560CB" w15:done="0"/>
  <w15:commentEx w15:paraId="6BCEF4CE" w15:done="0"/>
  <w15:commentEx w15:paraId="7D92715A" w15:done="0"/>
  <w15:commentEx w15:paraId="43395EBE" w15:done="0"/>
  <w15:commentEx w15:paraId="0AF480CF" w15:done="0"/>
  <w15:commentEx w15:paraId="140D73CF" w15:done="0"/>
  <w15:commentEx w15:paraId="3D4EF633" w15:done="0"/>
  <w15:commentEx w15:paraId="1947E463" w15:done="0"/>
  <w15:commentEx w15:paraId="631D7F21" w15:done="0"/>
  <w15:commentEx w15:paraId="366669D6" w15:done="0"/>
  <w15:commentEx w15:paraId="4B719E29" w15:done="0"/>
  <w15:commentEx w15:paraId="60CD60E9" w15:done="0"/>
  <w15:commentEx w15:paraId="56B4580F" w15:done="0"/>
  <w15:commentEx w15:paraId="5FA318EE" w15:done="0"/>
  <w15:commentEx w15:paraId="18E4F2D3" w15:done="0"/>
  <w15:commentEx w15:paraId="224456B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9E64EA" w14:textId="77777777" w:rsidR="00E36863" w:rsidRDefault="00E36863">
      <w:pPr>
        <w:spacing w:after="0"/>
      </w:pPr>
      <w:r>
        <w:separator/>
      </w:r>
    </w:p>
  </w:endnote>
  <w:endnote w:type="continuationSeparator" w:id="0">
    <w:p w14:paraId="702020E6" w14:textId="77777777" w:rsidR="00E36863" w:rsidRDefault="00E3686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D2BE71" w14:textId="77777777" w:rsidR="00E36863" w:rsidRDefault="00E36863">
      <w:pPr>
        <w:spacing w:after="0"/>
      </w:pPr>
      <w:r>
        <w:separator/>
      </w:r>
    </w:p>
  </w:footnote>
  <w:footnote w:type="continuationSeparator" w:id="0">
    <w:p w14:paraId="423EA426" w14:textId="77777777" w:rsidR="00E36863" w:rsidRDefault="00E3686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64077" w14:textId="49626EA6" w:rsidR="00CD6BE7" w:rsidRDefault="00CD6BE7">
    <w:pPr>
      <w:pStyle w:val="Encabezado"/>
    </w:pPr>
    <w:r>
      <w:rPr>
        <w:noProof/>
        <w:lang w:val="en-US"/>
      </w:rPr>
      <w:drawing>
        <wp:anchor distT="0" distB="0" distL="114300" distR="114300" simplePos="0" relativeHeight="251660288" behindDoc="0" locked="0" layoutInCell="1" allowOverlap="1" wp14:anchorId="145DB738" wp14:editId="6A4AA699">
          <wp:simplePos x="0" y="0"/>
          <wp:positionH relativeFrom="column">
            <wp:posOffset>4686935</wp:posOffset>
          </wp:positionH>
          <wp:positionV relativeFrom="paragraph">
            <wp:posOffset>-346075</wp:posOffset>
          </wp:positionV>
          <wp:extent cx="2293620" cy="462915"/>
          <wp:effectExtent l="0" t="0" r="0" b="0"/>
          <wp:wrapNone/>
          <wp:docPr id="6" name="Imagen 6" descr="fi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descr="firm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93620" cy="462915"/>
                  </a:xfrm>
                  <a:prstGeom prst="rect">
                    <a:avLst/>
                  </a:prstGeom>
                  <a:noFill/>
                  <a:ln>
                    <a:noFill/>
                  </a:ln>
                </pic:spPr>
              </pic:pic>
            </a:graphicData>
          </a:graphic>
        </wp:anchor>
      </w:drawing>
    </w:r>
    <w:r w:rsidR="005E55CE">
      <w:rPr>
        <w:noProof/>
        <w:lang w:val="en-US"/>
      </w:rPr>
      <mc:AlternateContent>
        <mc:Choice Requires="wps">
          <w:drawing>
            <wp:anchor distT="0" distB="0" distL="114300" distR="114300" simplePos="0" relativeHeight="251659264" behindDoc="0" locked="0" layoutInCell="1" allowOverlap="1" wp14:anchorId="4CE631D2" wp14:editId="667248DF">
              <wp:simplePos x="0" y="0"/>
              <wp:positionH relativeFrom="margin">
                <wp:posOffset>0</wp:posOffset>
              </wp:positionH>
              <wp:positionV relativeFrom="paragraph">
                <wp:posOffset>-78740</wp:posOffset>
              </wp:positionV>
              <wp:extent cx="6378575" cy="13970"/>
              <wp:effectExtent l="19050" t="19050" r="22225" b="24130"/>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78575" cy="13970"/>
                      </a:xfrm>
                      <a:prstGeom prst="line">
                        <a:avLst/>
                      </a:prstGeom>
                      <a:noFill/>
                      <a:ln w="38100" cap="flat" cmpd="sng" algn="ctr">
                        <a:solidFill>
                          <a:srgbClr val="92D05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B7060D6" id="Conector recto 16"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6.2pt" to="502.2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" strokecolor="#92d050" strokeweight="3pt">
              <o:lock v:ext="edit" shapetype="f"/>
              <w10:wrap anchorx="margin"/>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0011A"/>
    <w:multiLevelType w:val="hybridMultilevel"/>
    <w:tmpl w:val="E1B43E78"/>
    <w:lvl w:ilvl="0" w:tplc="CE28612A">
      <w:start w:val="1"/>
      <w:numFmt w:val="bullet"/>
      <w:lvlText w:val=""/>
      <w:lvlJc w:val="left"/>
      <w:pPr>
        <w:ind w:left="720" w:hanging="360"/>
      </w:pPr>
      <w:rPr>
        <w:rFonts w:ascii="Symbol" w:eastAsiaTheme="minorHAnsi"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2563135C"/>
    <w:multiLevelType w:val="hybridMultilevel"/>
    <w:tmpl w:val="B76430F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35315A12"/>
    <w:multiLevelType w:val="hybridMultilevel"/>
    <w:tmpl w:val="0F905366"/>
    <w:lvl w:ilvl="0" w:tplc="040A000F">
      <w:start w:val="2"/>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382515DE"/>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3B433EFD"/>
    <w:multiLevelType w:val="hybridMultilevel"/>
    <w:tmpl w:val="7E3ADF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FBE238C"/>
    <w:multiLevelType w:val="hybridMultilevel"/>
    <w:tmpl w:val="B76430F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4A7B08BF"/>
    <w:multiLevelType w:val="hybridMultilevel"/>
    <w:tmpl w:val="7E82E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4A190C"/>
    <w:multiLevelType w:val="hybridMultilevel"/>
    <w:tmpl w:val="2334D720"/>
    <w:lvl w:ilvl="0" w:tplc="040A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53AF3860"/>
    <w:multiLevelType w:val="hybridMultilevel"/>
    <w:tmpl w:val="AF469DA6"/>
    <w:lvl w:ilvl="0" w:tplc="0568BD0E">
      <w:start w:val="2"/>
      <w:numFmt w:val="bullet"/>
      <w:lvlText w:val="-"/>
      <w:lvlJc w:val="left"/>
      <w:pPr>
        <w:ind w:left="1080" w:hanging="360"/>
      </w:pPr>
      <w:rPr>
        <w:rFonts w:ascii="Century Gothic" w:eastAsia="Calibri" w:hAnsi="Century Gothic" w:cs="Times New Roman"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9" w15:restartNumberingAfterBreak="0">
    <w:nsid w:val="570A6D5D"/>
    <w:multiLevelType w:val="hybridMultilevel"/>
    <w:tmpl w:val="B76430F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5E0F2EA5"/>
    <w:multiLevelType w:val="hybridMultilevel"/>
    <w:tmpl w:val="6194C61E"/>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5F5B72B5"/>
    <w:multiLevelType w:val="hybridMultilevel"/>
    <w:tmpl w:val="9B4C609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613D2700"/>
    <w:multiLevelType w:val="hybridMultilevel"/>
    <w:tmpl w:val="B602F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EB39A9"/>
    <w:multiLevelType w:val="hybridMultilevel"/>
    <w:tmpl w:val="6BAE4D8A"/>
    <w:lvl w:ilvl="0" w:tplc="83FE1A2E">
      <w:start w:val="1"/>
      <w:numFmt w:val="bullet"/>
      <w:lvlText w:val=""/>
      <w:lvlJc w:val="left"/>
      <w:pPr>
        <w:ind w:left="720" w:hanging="360"/>
      </w:pPr>
      <w:rPr>
        <w:rFonts w:ascii="Symbol" w:hAnsi="Symbol"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66163047"/>
    <w:multiLevelType w:val="hybridMultilevel"/>
    <w:tmpl w:val="B76430F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68640196"/>
    <w:multiLevelType w:val="hybridMultilevel"/>
    <w:tmpl w:val="6CB4B446"/>
    <w:lvl w:ilvl="0" w:tplc="92C4D666">
      <w:start w:val="1"/>
      <w:numFmt w:val="bullet"/>
      <w:lvlText w:val=""/>
      <w:lvlJc w:val="left"/>
      <w:pPr>
        <w:ind w:left="720" w:hanging="360"/>
      </w:pPr>
      <w:rPr>
        <w:rFonts w:ascii="Symbol" w:hAnsi="Symbol" w:hint="default"/>
        <w:color w:val="7030A0"/>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69966954"/>
    <w:multiLevelType w:val="hybridMultilevel"/>
    <w:tmpl w:val="B76430F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
  </w:num>
  <w:num w:numId="2">
    <w:abstractNumId w:val="10"/>
  </w:num>
  <w:num w:numId="3">
    <w:abstractNumId w:val="0"/>
  </w:num>
  <w:num w:numId="4">
    <w:abstractNumId w:val="11"/>
  </w:num>
  <w:num w:numId="5">
    <w:abstractNumId w:val="2"/>
  </w:num>
  <w:num w:numId="6">
    <w:abstractNumId w:val="15"/>
  </w:num>
  <w:num w:numId="7">
    <w:abstractNumId w:val="13"/>
  </w:num>
  <w:num w:numId="8">
    <w:abstractNumId w:val="8"/>
  </w:num>
  <w:num w:numId="9">
    <w:abstractNumId w:val="12"/>
  </w:num>
  <w:num w:numId="10">
    <w:abstractNumId w:val="6"/>
  </w:num>
  <w:num w:numId="11">
    <w:abstractNumId w:val="7"/>
  </w:num>
  <w:num w:numId="12">
    <w:abstractNumId w:val="5"/>
  </w:num>
  <w:num w:numId="13">
    <w:abstractNumId w:val="1"/>
  </w:num>
  <w:num w:numId="14">
    <w:abstractNumId w:val="9"/>
  </w:num>
  <w:num w:numId="15">
    <w:abstractNumId w:val="16"/>
  </w:num>
  <w:num w:numId="16">
    <w:abstractNumId w:val="14"/>
  </w:num>
  <w:num w:numId="17">
    <w:abstractNumId w:val="4"/>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rolina Llanos Tobón">
    <w15:presenceInfo w15:providerId="Windows Live" w15:userId="2609dc81aff50f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320F"/>
    <w:rsid w:val="00004786"/>
    <w:rsid w:val="00007C52"/>
    <w:rsid w:val="0002364E"/>
    <w:rsid w:val="000355E0"/>
    <w:rsid w:val="0004108D"/>
    <w:rsid w:val="00043AB6"/>
    <w:rsid w:val="000474A9"/>
    <w:rsid w:val="00053940"/>
    <w:rsid w:val="000548A9"/>
    <w:rsid w:val="00072861"/>
    <w:rsid w:val="00072935"/>
    <w:rsid w:val="000817AA"/>
    <w:rsid w:val="00086D83"/>
    <w:rsid w:val="000A3D23"/>
    <w:rsid w:val="000A442E"/>
    <w:rsid w:val="000B6B56"/>
    <w:rsid w:val="000D0F51"/>
    <w:rsid w:val="000D5143"/>
    <w:rsid w:val="000E4AA4"/>
    <w:rsid w:val="000E4F39"/>
    <w:rsid w:val="00141EF1"/>
    <w:rsid w:val="00145E6B"/>
    <w:rsid w:val="001542E0"/>
    <w:rsid w:val="00163DD0"/>
    <w:rsid w:val="00164054"/>
    <w:rsid w:val="00171E8A"/>
    <w:rsid w:val="00192C6C"/>
    <w:rsid w:val="001A4E86"/>
    <w:rsid w:val="001B6AE8"/>
    <w:rsid w:val="001B7BCB"/>
    <w:rsid w:val="001D0C8F"/>
    <w:rsid w:val="001D0E0D"/>
    <w:rsid w:val="001D0F56"/>
    <w:rsid w:val="001D55FC"/>
    <w:rsid w:val="001E711D"/>
    <w:rsid w:val="00203758"/>
    <w:rsid w:val="00203FE8"/>
    <w:rsid w:val="00210E54"/>
    <w:rsid w:val="00213DD4"/>
    <w:rsid w:val="002260E2"/>
    <w:rsid w:val="002307C0"/>
    <w:rsid w:val="00267131"/>
    <w:rsid w:val="00273195"/>
    <w:rsid w:val="00273DEE"/>
    <w:rsid w:val="00283F39"/>
    <w:rsid w:val="0028425C"/>
    <w:rsid w:val="002844A0"/>
    <w:rsid w:val="00294D59"/>
    <w:rsid w:val="002A5019"/>
    <w:rsid w:val="002A7710"/>
    <w:rsid w:val="002C3420"/>
    <w:rsid w:val="002D4159"/>
    <w:rsid w:val="002D5F1B"/>
    <w:rsid w:val="002E7711"/>
    <w:rsid w:val="002F2CE9"/>
    <w:rsid w:val="002F714E"/>
    <w:rsid w:val="003036BF"/>
    <w:rsid w:val="00305F02"/>
    <w:rsid w:val="00310A6F"/>
    <w:rsid w:val="00313D44"/>
    <w:rsid w:val="00316601"/>
    <w:rsid w:val="00324523"/>
    <w:rsid w:val="003266B1"/>
    <w:rsid w:val="003324AC"/>
    <w:rsid w:val="003507A3"/>
    <w:rsid w:val="003749F4"/>
    <w:rsid w:val="00374C98"/>
    <w:rsid w:val="00386D30"/>
    <w:rsid w:val="00395549"/>
    <w:rsid w:val="003B6641"/>
    <w:rsid w:val="003C0A16"/>
    <w:rsid w:val="003C0C9B"/>
    <w:rsid w:val="003C220E"/>
    <w:rsid w:val="003D164F"/>
    <w:rsid w:val="003F1E0F"/>
    <w:rsid w:val="003F39EE"/>
    <w:rsid w:val="0040473E"/>
    <w:rsid w:val="004063B4"/>
    <w:rsid w:val="00407CBE"/>
    <w:rsid w:val="0041071B"/>
    <w:rsid w:val="00411B63"/>
    <w:rsid w:val="004168D8"/>
    <w:rsid w:val="00421312"/>
    <w:rsid w:val="0043650A"/>
    <w:rsid w:val="00450618"/>
    <w:rsid w:val="00453E1B"/>
    <w:rsid w:val="00456675"/>
    <w:rsid w:val="00471251"/>
    <w:rsid w:val="0047277E"/>
    <w:rsid w:val="00487DBA"/>
    <w:rsid w:val="00495795"/>
    <w:rsid w:val="004A3C0F"/>
    <w:rsid w:val="004A4A30"/>
    <w:rsid w:val="004A6825"/>
    <w:rsid w:val="004A7634"/>
    <w:rsid w:val="004B68E6"/>
    <w:rsid w:val="004C330D"/>
    <w:rsid w:val="004D5225"/>
    <w:rsid w:val="004E52EE"/>
    <w:rsid w:val="004F3CA6"/>
    <w:rsid w:val="00527597"/>
    <w:rsid w:val="005350E8"/>
    <w:rsid w:val="0055047A"/>
    <w:rsid w:val="0055047E"/>
    <w:rsid w:val="00552FDF"/>
    <w:rsid w:val="00553B35"/>
    <w:rsid w:val="00560B6E"/>
    <w:rsid w:val="0056202F"/>
    <w:rsid w:val="00563E5D"/>
    <w:rsid w:val="00572845"/>
    <w:rsid w:val="005801BB"/>
    <w:rsid w:val="00590EBB"/>
    <w:rsid w:val="005A3B13"/>
    <w:rsid w:val="005A5D9C"/>
    <w:rsid w:val="005A5DF8"/>
    <w:rsid w:val="005A7F22"/>
    <w:rsid w:val="005D320F"/>
    <w:rsid w:val="005D7B9F"/>
    <w:rsid w:val="005E55CE"/>
    <w:rsid w:val="005E7138"/>
    <w:rsid w:val="00600D30"/>
    <w:rsid w:val="00606825"/>
    <w:rsid w:val="00616C03"/>
    <w:rsid w:val="006316F8"/>
    <w:rsid w:val="00633D78"/>
    <w:rsid w:val="006363A9"/>
    <w:rsid w:val="00654968"/>
    <w:rsid w:val="00657377"/>
    <w:rsid w:val="00671A42"/>
    <w:rsid w:val="00693654"/>
    <w:rsid w:val="00697131"/>
    <w:rsid w:val="006B3146"/>
    <w:rsid w:val="006B524E"/>
    <w:rsid w:val="006C0DBF"/>
    <w:rsid w:val="006C3209"/>
    <w:rsid w:val="006C43A4"/>
    <w:rsid w:val="006D55B3"/>
    <w:rsid w:val="006D6C8E"/>
    <w:rsid w:val="006E29B2"/>
    <w:rsid w:val="006E2C14"/>
    <w:rsid w:val="006E3144"/>
    <w:rsid w:val="006E5C2C"/>
    <w:rsid w:val="007177AB"/>
    <w:rsid w:val="00735480"/>
    <w:rsid w:val="00737497"/>
    <w:rsid w:val="00745D33"/>
    <w:rsid w:val="00754CB7"/>
    <w:rsid w:val="00760D19"/>
    <w:rsid w:val="007662CA"/>
    <w:rsid w:val="00767264"/>
    <w:rsid w:val="00770867"/>
    <w:rsid w:val="007768E1"/>
    <w:rsid w:val="007865C4"/>
    <w:rsid w:val="007A2E86"/>
    <w:rsid w:val="007C38EA"/>
    <w:rsid w:val="007C3D63"/>
    <w:rsid w:val="007C6C7F"/>
    <w:rsid w:val="007D0406"/>
    <w:rsid w:val="007D05DE"/>
    <w:rsid w:val="007D2E61"/>
    <w:rsid w:val="007E1189"/>
    <w:rsid w:val="007F2AD3"/>
    <w:rsid w:val="0080099C"/>
    <w:rsid w:val="0080286D"/>
    <w:rsid w:val="0080726B"/>
    <w:rsid w:val="00815B47"/>
    <w:rsid w:val="00853E32"/>
    <w:rsid w:val="008564CB"/>
    <w:rsid w:val="008644C8"/>
    <w:rsid w:val="00871FB7"/>
    <w:rsid w:val="00872CAA"/>
    <w:rsid w:val="00890FFB"/>
    <w:rsid w:val="008969EB"/>
    <w:rsid w:val="008A3FDB"/>
    <w:rsid w:val="008B358D"/>
    <w:rsid w:val="008C414A"/>
    <w:rsid w:val="008C6BE9"/>
    <w:rsid w:val="008C7E2F"/>
    <w:rsid w:val="008D0386"/>
    <w:rsid w:val="008D6806"/>
    <w:rsid w:val="008D7E81"/>
    <w:rsid w:val="008F40F3"/>
    <w:rsid w:val="008F4B14"/>
    <w:rsid w:val="008F55AD"/>
    <w:rsid w:val="008F6317"/>
    <w:rsid w:val="00900637"/>
    <w:rsid w:val="00903A07"/>
    <w:rsid w:val="00904D9E"/>
    <w:rsid w:val="00906B63"/>
    <w:rsid w:val="00924DCC"/>
    <w:rsid w:val="00937F02"/>
    <w:rsid w:val="0094181F"/>
    <w:rsid w:val="00946AD3"/>
    <w:rsid w:val="009565BC"/>
    <w:rsid w:val="00960B06"/>
    <w:rsid w:val="009628DD"/>
    <w:rsid w:val="00966365"/>
    <w:rsid w:val="00980173"/>
    <w:rsid w:val="00982644"/>
    <w:rsid w:val="009920F3"/>
    <w:rsid w:val="009939D9"/>
    <w:rsid w:val="009A7E0C"/>
    <w:rsid w:val="009C569B"/>
    <w:rsid w:val="009D31E7"/>
    <w:rsid w:val="009E4D19"/>
    <w:rsid w:val="009E5858"/>
    <w:rsid w:val="009F4C18"/>
    <w:rsid w:val="00A139D3"/>
    <w:rsid w:val="00A27108"/>
    <w:rsid w:val="00A419EF"/>
    <w:rsid w:val="00A44632"/>
    <w:rsid w:val="00A540ED"/>
    <w:rsid w:val="00A55D8D"/>
    <w:rsid w:val="00A63867"/>
    <w:rsid w:val="00A73D96"/>
    <w:rsid w:val="00A826D9"/>
    <w:rsid w:val="00A85EB8"/>
    <w:rsid w:val="00A91383"/>
    <w:rsid w:val="00AA21B3"/>
    <w:rsid w:val="00AB4C21"/>
    <w:rsid w:val="00AC7BDB"/>
    <w:rsid w:val="00B00750"/>
    <w:rsid w:val="00B013D0"/>
    <w:rsid w:val="00B0195E"/>
    <w:rsid w:val="00B06970"/>
    <w:rsid w:val="00B07980"/>
    <w:rsid w:val="00B106F3"/>
    <w:rsid w:val="00B16EDD"/>
    <w:rsid w:val="00B17741"/>
    <w:rsid w:val="00B22C77"/>
    <w:rsid w:val="00B36885"/>
    <w:rsid w:val="00B46BCF"/>
    <w:rsid w:val="00B47226"/>
    <w:rsid w:val="00B61C18"/>
    <w:rsid w:val="00B62D31"/>
    <w:rsid w:val="00B75C45"/>
    <w:rsid w:val="00B92B64"/>
    <w:rsid w:val="00B93D74"/>
    <w:rsid w:val="00B94F40"/>
    <w:rsid w:val="00BC4407"/>
    <w:rsid w:val="00BE0784"/>
    <w:rsid w:val="00BE0E39"/>
    <w:rsid w:val="00BE729B"/>
    <w:rsid w:val="00BF0D9C"/>
    <w:rsid w:val="00C00376"/>
    <w:rsid w:val="00C134B1"/>
    <w:rsid w:val="00C15DF2"/>
    <w:rsid w:val="00C17648"/>
    <w:rsid w:val="00C35BC3"/>
    <w:rsid w:val="00C37E28"/>
    <w:rsid w:val="00C40F48"/>
    <w:rsid w:val="00C448F4"/>
    <w:rsid w:val="00C73C06"/>
    <w:rsid w:val="00C76E00"/>
    <w:rsid w:val="00C97BF6"/>
    <w:rsid w:val="00CA6595"/>
    <w:rsid w:val="00CA7A93"/>
    <w:rsid w:val="00CC6316"/>
    <w:rsid w:val="00CC7925"/>
    <w:rsid w:val="00CD4B6B"/>
    <w:rsid w:val="00CD6BE7"/>
    <w:rsid w:val="00CE618F"/>
    <w:rsid w:val="00CF4AFE"/>
    <w:rsid w:val="00D11086"/>
    <w:rsid w:val="00D11F2A"/>
    <w:rsid w:val="00D159AD"/>
    <w:rsid w:val="00D24FDE"/>
    <w:rsid w:val="00D276D7"/>
    <w:rsid w:val="00D5200B"/>
    <w:rsid w:val="00D53BDA"/>
    <w:rsid w:val="00D5768A"/>
    <w:rsid w:val="00D90CAF"/>
    <w:rsid w:val="00D91AA2"/>
    <w:rsid w:val="00D976D7"/>
    <w:rsid w:val="00DB3E72"/>
    <w:rsid w:val="00DB49AB"/>
    <w:rsid w:val="00DC461A"/>
    <w:rsid w:val="00DE1ED2"/>
    <w:rsid w:val="00DE380E"/>
    <w:rsid w:val="00DF393B"/>
    <w:rsid w:val="00DF6707"/>
    <w:rsid w:val="00DF70D9"/>
    <w:rsid w:val="00E05AB1"/>
    <w:rsid w:val="00E21ACE"/>
    <w:rsid w:val="00E275E3"/>
    <w:rsid w:val="00E35FC2"/>
    <w:rsid w:val="00E36863"/>
    <w:rsid w:val="00E42BD3"/>
    <w:rsid w:val="00E55B6A"/>
    <w:rsid w:val="00E67724"/>
    <w:rsid w:val="00E74B6D"/>
    <w:rsid w:val="00E75740"/>
    <w:rsid w:val="00E76A0B"/>
    <w:rsid w:val="00E83E7C"/>
    <w:rsid w:val="00E86A6A"/>
    <w:rsid w:val="00E87F04"/>
    <w:rsid w:val="00EA1119"/>
    <w:rsid w:val="00EB0FEF"/>
    <w:rsid w:val="00EB1EC0"/>
    <w:rsid w:val="00EC3D16"/>
    <w:rsid w:val="00EC5E4C"/>
    <w:rsid w:val="00EC7D3E"/>
    <w:rsid w:val="00EE26FC"/>
    <w:rsid w:val="00EE48E9"/>
    <w:rsid w:val="00EE6278"/>
    <w:rsid w:val="00EF5F82"/>
    <w:rsid w:val="00F00E7E"/>
    <w:rsid w:val="00F0237B"/>
    <w:rsid w:val="00F12C81"/>
    <w:rsid w:val="00F1642F"/>
    <w:rsid w:val="00F2501D"/>
    <w:rsid w:val="00F32391"/>
    <w:rsid w:val="00F36646"/>
    <w:rsid w:val="00F42E0F"/>
    <w:rsid w:val="00F5046D"/>
    <w:rsid w:val="00F51129"/>
    <w:rsid w:val="00F62903"/>
    <w:rsid w:val="00F641D5"/>
    <w:rsid w:val="00F752C0"/>
    <w:rsid w:val="00F80E37"/>
    <w:rsid w:val="00FA74A0"/>
    <w:rsid w:val="00FB1D9A"/>
    <w:rsid w:val="00FB4A20"/>
    <w:rsid w:val="00FB7136"/>
    <w:rsid w:val="00FC6018"/>
    <w:rsid w:val="00FC6D55"/>
    <w:rsid w:val="00FD6091"/>
    <w:rsid w:val="00FD72E1"/>
    <w:rsid w:val="00FE2940"/>
    <w:rsid w:val="00FF4943"/>
    <w:rsid w:val="00FF676E"/>
    <w:rsid w:val="00FF6E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52A911"/>
  <w15:docId w15:val="{B4A39835-F5A1-466E-BE2D-1D6C84C89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4968"/>
    <w:pPr>
      <w:spacing w:line="240" w:lineRule="auto"/>
      <w:jc w:val="both"/>
    </w:pPr>
    <w:rPr>
      <w:rFonts w:ascii="Century Gothic" w:eastAsia="Calibri" w:hAnsi="Century Gothic" w:cs="Times New Roman"/>
      <w:sz w:val="24"/>
      <w:lang w:val="es-CO"/>
    </w:rPr>
  </w:style>
  <w:style w:type="paragraph" w:styleId="Ttulo1">
    <w:name w:val="heading 1"/>
    <w:basedOn w:val="Normal"/>
    <w:next w:val="Normal"/>
    <w:link w:val="Ttulo1Car"/>
    <w:uiPriority w:val="9"/>
    <w:qFormat/>
    <w:rsid w:val="005D320F"/>
    <w:pPr>
      <w:keepNext/>
      <w:keepLines/>
      <w:numPr>
        <w:numId w:val="1"/>
      </w:numPr>
      <w:spacing w:before="240" w:after="0"/>
      <w:outlineLvl w:val="0"/>
    </w:pPr>
    <w:rPr>
      <w:rFonts w:eastAsia="Times New Roman"/>
      <w:b/>
      <w:color w:val="7030A0"/>
      <w:sz w:val="32"/>
      <w:szCs w:val="32"/>
    </w:rPr>
  </w:style>
  <w:style w:type="paragraph" w:styleId="Ttulo2">
    <w:name w:val="heading 2"/>
    <w:basedOn w:val="Normal"/>
    <w:next w:val="Normal"/>
    <w:link w:val="Ttulo2Car"/>
    <w:uiPriority w:val="9"/>
    <w:unhideWhenUsed/>
    <w:qFormat/>
    <w:rsid w:val="005D320F"/>
    <w:pPr>
      <w:keepNext/>
      <w:keepLines/>
      <w:numPr>
        <w:ilvl w:val="1"/>
        <w:numId w:val="1"/>
      </w:numPr>
      <w:spacing w:before="40" w:after="0"/>
      <w:outlineLvl w:val="1"/>
    </w:pPr>
    <w:rPr>
      <w:rFonts w:eastAsia="Times New Roman"/>
      <w:b/>
      <w:color w:val="000000"/>
      <w:sz w:val="26"/>
      <w:szCs w:val="26"/>
    </w:rPr>
  </w:style>
  <w:style w:type="paragraph" w:styleId="Ttulo3">
    <w:name w:val="heading 3"/>
    <w:basedOn w:val="Normal"/>
    <w:next w:val="Normal"/>
    <w:link w:val="Ttulo3Car"/>
    <w:uiPriority w:val="9"/>
    <w:semiHidden/>
    <w:unhideWhenUsed/>
    <w:qFormat/>
    <w:rsid w:val="005D320F"/>
    <w:pPr>
      <w:keepNext/>
      <w:keepLines/>
      <w:numPr>
        <w:ilvl w:val="2"/>
        <w:numId w:val="1"/>
      </w:numPr>
      <w:spacing w:before="40" w:after="0"/>
      <w:outlineLvl w:val="2"/>
    </w:pPr>
    <w:rPr>
      <w:rFonts w:eastAsia="Times New Roman"/>
      <w:b/>
      <w:szCs w:val="24"/>
    </w:rPr>
  </w:style>
  <w:style w:type="paragraph" w:styleId="Ttulo4">
    <w:name w:val="heading 4"/>
    <w:basedOn w:val="Normal"/>
    <w:next w:val="Normal"/>
    <w:link w:val="Ttulo4Car"/>
    <w:uiPriority w:val="9"/>
    <w:semiHidden/>
    <w:unhideWhenUsed/>
    <w:qFormat/>
    <w:rsid w:val="005D320F"/>
    <w:pPr>
      <w:keepNext/>
      <w:keepLines/>
      <w:numPr>
        <w:ilvl w:val="3"/>
        <w:numId w:val="1"/>
      </w:numPr>
      <w:spacing w:before="40" w:after="0"/>
      <w:outlineLvl w:val="3"/>
    </w:pPr>
    <w:rPr>
      <w:rFonts w:ascii="Calibri Light" w:eastAsia="Times New Roman" w:hAnsi="Calibri Light"/>
      <w:i/>
      <w:iCs/>
      <w:color w:val="2E74B5"/>
    </w:rPr>
  </w:style>
  <w:style w:type="paragraph" w:styleId="Ttulo5">
    <w:name w:val="heading 5"/>
    <w:basedOn w:val="Normal"/>
    <w:next w:val="Normal"/>
    <w:link w:val="Ttulo5Car"/>
    <w:uiPriority w:val="9"/>
    <w:semiHidden/>
    <w:unhideWhenUsed/>
    <w:qFormat/>
    <w:rsid w:val="005D320F"/>
    <w:pPr>
      <w:keepNext/>
      <w:keepLines/>
      <w:numPr>
        <w:ilvl w:val="4"/>
        <w:numId w:val="1"/>
      </w:numPr>
      <w:spacing w:before="40" w:after="0"/>
      <w:outlineLvl w:val="4"/>
    </w:pPr>
    <w:rPr>
      <w:rFonts w:ascii="Calibri Light" w:eastAsia="Times New Roman" w:hAnsi="Calibri Light"/>
      <w:color w:val="2E74B5"/>
    </w:rPr>
  </w:style>
  <w:style w:type="paragraph" w:styleId="Ttulo6">
    <w:name w:val="heading 6"/>
    <w:basedOn w:val="Normal"/>
    <w:next w:val="Normal"/>
    <w:link w:val="Ttulo6Car"/>
    <w:uiPriority w:val="9"/>
    <w:semiHidden/>
    <w:unhideWhenUsed/>
    <w:qFormat/>
    <w:rsid w:val="005D320F"/>
    <w:pPr>
      <w:keepNext/>
      <w:keepLines/>
      <w:numPr>
        <w:ilvl w:val="5"/>
        <w:numId w:val="1"/>
      </w:numPr>
      <w:spacing w:before="40" w:after="0"/>
      <w:outlineLvl w:val="5"/>
    </w:pPr>
    <w:rPr>
      <w:rFonts w:ascii="Calibri Light" w:eastAsia="Times New Roman" w:hAnsi="Calibri Light"/>
      <w:color w:val="1F4D78"/>
    </w:rPr>
  </w:style>
  <w:style w:type="paragraph" w:styleId="Ttulo7">
    <w:name w:val="heading 7"/>
    <w:basedOn w:val="Normal"/>
    <w:next w:val="Normal"/>
    <w:link w:val="Ttulo7Car"/>
    <w:uiPriority w:val="9"/>
    <w:semiHidden/>
    <w:unhideWhenUsed/>
    <w:qFormat/>
    <w:rsid w:val="005D320F"/>
    <w:pPr>
      <w:keepNext/>
      <w:keepLines/>
      <w:numPr>
        <w:ilvl w:val="6"/>
        <w:numId w:val="1"/>
      </w:numPr>
      <w:spacing w:before="40" w:after="0"/>
      <w:outlineLvl w:val="6"/>
    </w:pPr>
    <w:rPr>
      <w:rFonts w:ascii="Calibri Light" w:eastAsia="Times New Roman" w:hAnsi="Calibri Light"/>
      <w:i/>
      <w:iCs/>
      <w:color w:val="1F4D78"/>
    </w:rPr>
  </w:style>
  <w:style w:type="paragraph" w:styleId="Ttulo8">
    <w:name w:val="heading 8"/>
    <w:basedOn w:val="Normal"/>
    <w:next w:val="Normal"/>
    <w:link w:val="Ttulo8Car"/>
    <w:uiPriority w:val="9"/>
    <w:semiHidden/>
    <w:unhideWhenUsed/>
    <w:qFormat/>
    <w:rsid w:val="005D320F"/>
    <w:pPr>
      <w:keepNext/>
      <w:keepLines/>
      <w:numPr>
        <w:ilvl w:val="7"/>
        <w:numId w:val="1"/>
      </w:numPr>
      <w:spacing w:before="40" w:after="0"/>
      <w:outlineLvl w:val="7"/>
    </w:pPr>
    <w:rPr>
      <w:rFonts w:ascii="Calibri Light" w:eastAsia="Times New Roman" w:hAnsi="Calibri Light"/>
      <w:color w:val="272727"/>
      <w:sz w:val="21"/>
      <w:szCs w:val="21"/>
    </w:rPr>
  </w:style>
  <w:style w:type="paragraph" w:styleId="Ttulo9">
    <w:name w:val="heading 9"/>
    <w:basedOn w:val="Normal"/>
    <w:next w:val="Normal"/>
    <w:link w:val="Ttulo9Car"/>
    <w:uiPriority w:val="9"/>
    <w:semiHidden/>
    <w:unhideWhenUsed/>
    <w:qFormat/>
    <w:rsid w:val="005D320F"/>
    <w:pPr>
      <w:keepNext/>
      <w:keepLines/>
      <w:numPr>
        <w:ilvl w:val="8"/>
        <w:numId w:val="1"/>
      </w:numPr>
      <w:spacing w:before="40" w:after="0"/>
      <w:outlineLvl w:val="8"/>
    </w:pPr>
    <w:rPr>
      <w:rFonts w:ascii="Calibri Light" w:eastAsia="Times New Roman" w:hAnsi="Calibri Light"/>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D320F"/>
    <w:rPr>
      <w:rFonts w:ascii="Century Gothic" w:eastAsia="Times New Roman" w:hAnsi="Century Gothic" w:cs="Times New Roman"/>
      <w:b/>
      <w:color w:val="7030A0"/>
      <w:sz w:val="32"/>
      <w:szCs w:val="32"/>
      <w:lang w:val="es-CO"/>
    </w:rPr>
  </w:style>
  <w:style w:type="character" w:customStyle="1" w:styleId="Ttulo2Car">
    <w:name w:val="Título 2 Car"/>
    <w:basedOn w:val="Fuentedeprrafopredeter"/>
    <w:link w:val="Ttulo2"/>
    <w:uiPriority w:val="9"/>
    <w:rsid w:val="005D320F"/>
    <w:rPr>
      <w:rFonts w:ascii="Century Gothic" w:eastAsia="Times New Roman" w:hAnsi="Century Gothic" w:cs="Times New Roman"/>
      <w:b/>
      <w:color w:val="000000"/>
      <w:sz w:val="26"/>
      <w:szCs w:val="26"/>
      <w:lang w:val="es-CO"/>
    </w:rPr>
  </w:style>
  <w:style w:type="character" w:customStyle="1" w:styleId="Ttulo3Car">
    <w:name w:val="Título 3 Car"/>
    <w:basedOn w:val="Fuentedeprrafopredeter"/>
    <w:link w:val="Ttulo3"/>
    <w:uiPriority w:val="9"/>
    <w:semiHidden/>
    <w:rsid w:val="005D320F"/>
    <w:rPr>
      <w:rFonts w:ascii="Century Gothic" w:eastAsia="Times New Roman" w:hAnsi="Century Gothic" w:cs="Times New Roman"/>
      <w:b/>
      <w:sz w:val="24"/>
      <w:szCs w:val="24"/>
      <w:lang w:val="es-CO"/>
    </w:rPr>
  </w:style>
  <w:style w:type="character" w:customStyle="1" w:styleId="Ttulo4Car">
    <w:name w:val="Título 4 Car"/>
    <w:basedOn w:val="Fuentedeprrafopredeter"/>
    <w:link w:val="Ttulo4"/>
    <w:uiPriority w:val="9"/>
    <w:semiHidden/>
    <w:rsid w:val="005D320F"/>
    <w:rPr>
      <w:rFonts w:ascii="Calibri Light" w:eastAsia="Times New Roman" w:hAnsi="Calibri Light" w:cs="Times New Roman"/>
      <w:i/>
      <w:iCs/>
      <w:color w:val="2E74B5"/>
      <w:sz w:val="24"/>
      <w:lang w:val="es-CO"/>
    </w:rPr>
  </w:style>
  <w:style w:type="character" w:customStyle="1" w:styleId="Ttulo5Car">
    <w:name w:val="Título 5 Car"/>
    <w:basedOn w:val="Fuentedeprrafopredeter"/>
    <w:link w:val="Ttulo5"/>
    <w:uiPriority w:val="9"/>
    <w:semiHidden/>
    <w:rsid w:val="005D320F"/>
    <w:rPr>
      <w:rFonts w:ascii="Calibri Light" w:eastAsia="Times New Roman" w:hAnsi="Calibri Light" w:cs="Times New Roman"/>
      <w:color w:val="2E74B5"/>
      <w:sz w:val="24"/>
      <w:lang w:val="es-CO"/>
    </w:rPr>
  </w:style>
  <w:style w:type="character" w:customStyle="1" w:styleId="Ttulo6Car">
    <w:name w:val="Título 6 Car"/>
    <w:basedOn w:val="Fuentedeprrafopredeter"/>
    <w:link w:val="Ttulo6"/>
    <w:uiPriority w:val="9"/>
    <w:semiHidden/>
    <w:rsid w:val="005D320F"/>
    <w:rPr>
      <w:rFonts w:ascii="Calibri Light" w:eastAsia="Times New Roman" w:hAnsi="Calibri Light" w:cs="Times New Roman"/>
      <w:color w:val="1F4D78"/>
      <w:sz w:val="24"/>
      <w:lang w:val="es-CO"/>
    </w:rPr>
  </w:style>
  <w:style w:type="character" w:customStyle="1" w:styleId="Ttulo7Car">
    <w:name w:val="Título 7 Car"/>
    <w:basedOn w:val="Fuentedeprrafopredeter"/>
    <w:link w:val="Ttulo7"/>
    <w:uiPriority w:val="9"/>
    <w:semiHidden/>
    <w:rsid w:val="005D320F"/>
    <w:rPr>
      <w:rFonts w:ascii="Calibri Light" w:eastAsia="Times New Roman" w:hAnsi="Calibri Light" w:cs="Times New Roman"/>
      <w:i/>
      <w:iCs/>
      <w:color w:val="1F4D78"/>
      <w:sz w:val="24"/>
      <w:lang w:val="es-CO"/>
    </w:rPr>
  </w:style>
  <w:style w:type="character" w:customStyle="1" w:styleId="Ttulo8Car">
    <w:name w:val="Título 8 Car"/>
    <w:basedOn w:val="Fuentedeprrafopredeter"/>
    <w:link w:val="Ttulo8"/>
    <w:uiPriority w:val="9"/>
    <w:semiHidden/>
    <w:rsid w:val="005D320F"/>
    <w:rPr>
      <w:rFonts w:ascii="Calibri Light" w:eastAsia="Times New Roman" w:hAnsi="Calibri Light" w:cs="Times New Roman"/>
      <w:color w:val="272727"/>
      <w:sz w:val="21"/>
      <w:szCs w:val="21"/>
      <w:lang w:val="es-CO"/>
    </w:rPr>
  </w:style>
  <w:style w:type="character" w:customStyle="1" w:styleId="Ttulo9Car">
    <w:name w:val="Título 9 Car"/>
    <w:basedOn w:val="Fuentedeprrafopredeter"/>
    <w:link w:val="Ttulo9"/>
    <w:uiPriority w:val="9"/>
    <w:semiHidden/>
    <w:rsid w:val="005D320F"/>
    <w:rPr>
      <w:rFonts w:ascii="Calibri Light" w:eastAsia="Times New Roman" w:hAnsi="Calibri Light" w:cs="Times New Roman"/>
      <w:i/>
      <w:iCs/>
      <w:color w:val="272727"/>
      <w:sz w:val="21"/>
      <w:szCs w:val="21"/>
      <w:lang w:val="es-CO"/>
    </w:rPr>
  </w:style>
  <w:style w:type="paragraph" w:styleId="Encabezado">
    <w:name w:val="header"/>
    <w:basedOn w:val="Normal"/>
    <w:link w:val="EncabezadoCar"/>
    <w:uiPriority w:val="99"/>
    <w:unhideWhenUsed/>
    <w:rsid w:val="005D320F"/>
    <w:pPr>
      <w:tabs>
        <w:tab w:val="center" w:pos="4680"/>
        <w:tab w:val="right" w:pos="9360"/>
      </w:tabs>
      <w:spacing w:after="0"/>
    </w:pPr>
  </w:style>
  <w:style w:type="character" w:customStyle="1" w:styleId="EncabezadoCar">
    <w:name w:val="Encabezado Car"/>
    <w:basedOn w:val="Fuentedeprrafopredeter"/>
    <w:link w:val="Encabezado"/>
    <w:uiPriority w:val="99"/>
    <w:rsid w:val="005D320F"/>
    <w:rPr>
      <w:rFonts w:ascii="Century Gothic" w:eastAsia="Calibri" w:hAnsi="Century Gothic" w:cs="Times New Roman"/>
      <w:sz w:val="24"/>
      <w:lang w:val="es-CO"/>
    </w:rPr>
  </w:style>
  <w:style w:type="paragraph" w:styleId="Prrafodelista">
    <w:name w:val="List Paragraph"/>
    <w:basedOn w:val="Normal"/>
    <w:link w:val="PrrafodelistaCar"/>
    <w:uiPriority w:val="34"/>
    <w:qFormat/>
    <w:rsid w:val="005D320F"/>
    <w:pPr>
      <w:ind w:left="720"/>
      <w:contextualSpacing/>
    </w:pPr>
  </w:style>
  <w:style w:type="character" w:styleId="Refdecomentario">
    <w:name w:val="annotation reference"/>
    <w:uiPriority w:val="99"/>
    <w:semiHidden/>
    <w:unhideWhenUsed/>
    <w:rsid w:val="005D320F"/>
    <w:rPr>
      <w:sz w:val="16"/>
      <w:szCs w:val="16"/>
    </w:rPr>
  </w:style>
  <w:style w:type="paragraph" w:styleId="Textocomentario">
    <w:name w:val="annotation text"/>
    <w:basedOn w:val="Normal"/>
    <w:link w:val="TextocomentarioCar"/>
    <w:uiPriority w:val="99"/>
    <w:unhideWhenUsed/>
    <w:rsid w:val="005D320F"/>
    <w:rPr>
      <w:sz w:val="20"/>
      <w:szCs w:val="20"/>
    </w:rPr>
  </w:style>
  <w:style w:type="character" w:customStyle="1" w:styleId="TextocomentarioCar">
    <w:name w:val="Texto comentario Car"/>
    <w:basedOn w:val="Fuentedeprrafopredeter"/>
    <w:link w:val="Textocomentario"/>
    <w:uiPriority w:val="99"/>
    <w:rsid w:val="005D320F"/>
    <w:rPr>
      <w:rFonts w:ascii="Century Gothic" w:eastAsia="Calibri" w:hAnsi="Century Gothic" w:cs="Times New Roman"/>
      <w:sz w:val="20"/>
      <w:szCs w:val="20"/>
      <w:lang w:val="es-CO"/>
    </w:rPr>
  </w:style>
  <w:style w:type="character" w:styleId="Hipervnculo">
    <w:name w:val="Hyperlink"/>
    <w:uiPriority w:val="99"/>
    <w:unhideWhenUsed/>
    <w:rsid w:val="005D320F"/>
    <w:rPr>
      <w:color w:val="0563C1"/>
      <w:u w:val="single"/>
    </w:rPr>
  </w:style>
  <w:style w:type="paragraph" w:styleId="Descripcin">
    <w:name w:val="caption"/>
    <w:basedOn w:val="Normal"/>
    <w:next w:val="Normal"/>
    <w:uiPriority w:val="35"/>
    <w:unhideWhenUsed/>
    <w:qFormat/>
    <w:rsid w:val="005D320F"/>
    <w:pPr>
      <w:spacing w:after="200"/>
    </w:pPr>
    <w:rPr>
      <w:i/>
      <w:iCs/>
      <w:color w:val="44546A"/>
      <w:sz w:val="18"/>
      <w:szCs w:val="18"/>
    </w:rPr>
  </w:style>
  <w:style w:type="paragraph" w:styleId="Subttulo">
    <w:name w:val="Subtitle"/>
    <w:basedOn w:val="Normal"/>
    <w:next w:val="Normal"/>
    <w:link w:val="SubttuloCar"/>
    <w:uiPriority w:val="11"/>
    <w:rsid w:val="005D320F"/>
    <w:pPr>
      <w:numPr>
        <w:ilvl w:val="1"/>
      </w:numPr>
      <w:spacing w:line="276" w:lineRule="auto"/>
      <w:jc w:val="center"/>
    </w:pPr>
    <w:rPr>
      <w:rFonts w:eastAsia="Times New Roman"/>
      <w:b/>
      <w:color w:val="767171"/>
      <w:spacing w:val="15"/>
      <w:sz w:val="50"/>
    </w:rPr>
  </w:style>
  <w:style w:type="character" w:customStyle="1" w:styleId="SubttuloCar">
    <w:name w:val="Subtítulo Car"/>
    <w:basedOn w:val="Fuentedeprrafopredeter"/>
    <w:link w:val="Subttulo"/>
    <w:uiPriority w:val="11"/>
    <w:rsid w:val="005D320F"/>
    <w:rPr>
      <w:rFonts w:ascii="Century Gothic" w:eastAsia="Times New Roman" w:hAnsi="Century Gothic" w:cs="Times New Roman"/>
      <w:b/>
      <w:color w:val="767171"/>
      <w:spacing w:val="15"/>
      <w:sz w:val="50"/>
      <w:lang w:val="es-CO"/>
    </w:rPr>
  </w:style>
  <w:style w:type="paragraph" w:customStyle="1" w:styleId="Conexin">
    <w:name w:val="Conexión"/>
    <w:basedOn w:val="Normal"/>
    <w:link w:val="ConexinCar"/>
    <w:qFormat/>
    <w:rsid w:val="00654968"/>
    <w:pPr>
      <w:spacing w:after="0"/>
    </w:pPr>
    <w:rPr>
      <w:color w:val="00863D"/>
      <w:spacing w:val="-10"/>
      <w:kern w:val="24"/>
      <w:lang w:val="es-ES" w:eastAsia="es-CO"/>
    </w:rPr>
  </w:style>
  <w:style w:type="paragraph" w:customStyle="1" w:styleId="Anotaciones">
    <w:name w:val="Anotaciones"/>
    <w:basedOn w:val="Normal"/>
    <w:link w:val="AnotacionesCar"/>
    <w:qFormat/>
    <w:rsid w:val="00654968"/>
    <w:pPr>
      <w:spacing w:after="0"/>
    </w:pPr>
    <w:rPr>
      <w:rFonts w:eastAsia="Times New Roman"/>
      <w:color w:val="7030A0"/>
      <w:kern w:val="24"/>
      <w:lang w:eastAsia="es-CO"/>
    </w:rPr>
  </w:style>
  <w:style w:type="character" w:customStyle="1" w:styleId="ConexinCar">
    <w:name w:val="Conexión Car"/>
    <w:link w:val="Conexin"/>
    <w:rsid w:val="00654968"/>
    <w:rPr>
      <w:rFonts w:ascii="Century Gothic" w:eastAsia="Calibri" w:hAnsi="Century Gothic" w:cs="Times New Roman"/>
      <w:color w:val="00863D"/>
      <w:spacing w:val="-10"/>
      <w:kern w:val="24"/>
      <w:sz w:val="24"/>
      <w:lang w:val="es-ES" w:eastAsia="es-CO"/>
    </w:rPr>
  </w:style>
  <w:style w:type="character" w:styleId="nfasissutil">
    <w:name w:val="Subtle Emphasis"/>
    <w:uiPriority w:val="19"/>
    <w:qFormat/>
    <w:rsid w:val="005D320F"/>
    <w:rPr>
      <w:rFonts w:ascii="Century Gothic" w:hAnsi="Century Gothic"/>
      <w:i/>
      <w:iCs/>
      <w:color w:val="404040"/>
    </w:rPr>
  </w:style>
  <w:style w:type="character" w:customStyle="1" w:styleId="AnotacionesCar">
    <w:name w:val="Anotaciones Car"/>
    <w:link w:val="Anotaciones"/>
    <w:rsid w:val="00654968"/>
    <w:rPr>
      <w:rFonts w:ascii="Century Gothic" w:eastAsia="Times New Roman" w:hAnsi="Century Gothic" w:cs="Times New Roman"/>
      <w:color w:val="7030A0"/>
      <w:kern w:val="24"/>
      <w:sz w:val="24"/>
      <w:lang w:val="es-CO" w:eastAsia="es-CO"/>
    </w:rPr>
  </w:style>
  <w:style w:type="paragraph" w:styleId="Puesto">
    <w:name w:val="Title"/>
    <w:basedOn w:val="Normal"/>
    <w:next w:val="Normal"/>
    <w:link w:val="PuestoCar"/>
    <w:uiPriority w:val="10"/>
    <w:qFormat/>
    <w:rsid w:val="005D320F"/>
    <w:pPr>
      <w:spacing w:after="0"/>
      <w:contextualSpacing/>
    </w:pPr>
    <w:rPr>
      <w:rFonts w:eastAsia="Times New Roman"/>
      <w:b/>
      <w:color w:val="7030A0"/>
      <w:spacing w:val="-10"/>
      <w:kern w:val="28"/>
      <w:sz w:val="56"/>
      <w:szCs w:val="56"/>
    </w:rPr>
  </w:style>
  <w:style w:type="character" w:customStyle="1" w:styleId="PuestoCar">
    <w:name w:val="Puesto Car"/>
    <w:basedOn w:val="Fuentedeprrafopredeter"/>
    <w:link w:val="Puesto"/>
    <w:uiPriority w:val="10"/>
    <w:rsid w:val="005D320F"/>
    <w:rPr>
      <w:rFonts w:ascii="Century Gothic" w:eastAsia="Times New Roman" w:hAnsi="Century Gothic" w:cs="Times New Roman"/>
      <w:b/>
      <w:color w:val="7030A0"/>
      <w:spacing w:val="-10"/>
      <w:kern w:val="28"/>
      <w:sz w:val="56"/>
      <w:szCs w:val="56"/>
      <w:lang w:val="es-CO"/>
    </w:rPr>
  </w:style>
  <w:style w:type="paragraph" w:styleId="Cita">
    <w:name w:val="Quote"/>
    <w:basedOn w:val="Normal"/>
    <w:next w:val="Normal"/>
    <w:link w:val="CitaCar"/>
    <w:uiPriority w:val="29"/>
    <w:qFormat/>
    <w:rsid w:val="005D320F"/>
    <w:pPr>
      <w:spacing w:before="200"/>
      <w:ind w:left="864" w:right="864"/>
      <w:jc w:val="center"/>
    </w:pPr>
    <w:rPr>
      <w:i/>
      <w:iCs/>
      <w:color w:val="404040"/>
    </w:rPr>
  </w:style>
  <w:style w:type="character" w:customStyle="1" w:styleId="CitaCar">
    <w:name w:val="Cita Car"/>
    <w:basedOn w:val="Fuentedeprrafopredeter"/>
    <w:link w:val="Cita"/>
    <w:uiPriority w:val="29"/>
    <w:rsid w:val="005D320F"/>
    <w:rPr>
      <w:rFonts w:ascii="Century Gothic" w:eastAsia="Calibri" w:hAnsi="Century Gothic" w:cs="Times New Roman"/>
      <w:i/>
      <w:iCs/>
      <w:color w:val="404040"/>
      <w:sz w:val="24"/>
      <w:lang w:val="es-CO"/>
    </w:rPr>
  </w:style>
  <w:style w:type="paragraph" w:styleId="TDC1">
    <w:name w:val="toc 1"/>
    <w:basedOn w:val="Normal"/>
    <w:next w:val="Normal"/>
    <w:autoRedefine/>
    <w:uiPriority w:val="39"/>
    <w:unhideWhenUsed/>
    <w:rsid w:val="005D320F"/>
  </w:style>
  <w:style w:type="paragraph" w:styleId="Textodeglobo">
    <w:name w:val="Balloon Text"/>
    <w:basedOn w:val="Normal"/>
    <w:link w:val="TextodegloboCar"/>
    <w:uiPriority w:val="99"/>
    <w:semiHidden/>
    <w:unhideWhenUsed/>
    <w:rsid w:val="005D320F"/>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D320F"/>
    <w:rPr>
      <w:rFonts w:ascii="Segoe UI" w:eastAsia="Calibri" w:hAnsi="Segoe UI" w:cs="Segoe UI"/>
      <w:sz w:val="18"/>
      <w:szCs w:val="18"/>
      <w:lang w:val="es-CO"/>
    </w:rPr>
  </w:style>
  <w:style w:type="paragraph" w:styleId="Asuntodelcomentario">
    <w:name w:val="annotation subject"/>
    <w:basedOn w:val="Textocomentario"/>
    <w:next w:val="Textocomentario"/>
    <w:link w:val="AsuntodelcomentarioCar"/>
    <w:uiPriority w:val="99"/>
    <w:semiHidden/>
    <w:unhideWhenUsed/>
    <w:rsid w:val="005D320F"/>
    <w:rPr>
      <w:b/>
      <w:bCs/>
    </w:rPr>
  </w:style>
  <w:style w:type="character" w:customStyle="1" w:styleId="AsuntodelcomentarioCar">
    <w:name w:val="Asunto del comentario Car"/>
    <w:basedOn w:val="TextocomentarioCar"/>
    <w:link w:val="Asuntodelcomentario"/>
    <w:uiPriority w:val="99"/>
    <w:semiHidden/>
    <w:rsid w:val="005D320F"/>
    <w:rPr>
      <w:rFonts w:ascii="Century Gothic" w:eastAsia="Calibri" w:hAnsi="Century Gothic" w:cs="Times New Roman"/>
      <w:b/>
      <w:bCs/>
      <w:sz w:val="20"/>
      <w:szCs w:val="20"/>
      <w:lang w:val="es-CO"/>
    </w:rPr>
  </w:style>
  <w:style w:type="table" w:styleId="Tablaconcuadrcula">
    <w:name w:val="Table Grid"/>
    <w:basedOn w:val="Tablanormal"/>
    <w:uiPriority w:val="39"/>
    <w:rsid w:val="00BE72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lace">
    <w:name w:val="Enlace"/>
    <w:basedOn w:val="Normal"/>
    <w:link w:val="EnlaceCar"/>
    <w:qFormat/>
    <w:rsid w:val="0055047E"/>
    <w:pPr>
      <w:spacing w:after="0"/>
      <w:ind w:left="708"/>
    </w:pPr>
    <w:rPr>
      <w:rFonts w:eastAsia="Times New Roman"/>
      <w:bCs/>
      <w:color w:val="00B0F0"/>
      <w:kern w:val="24"/>
      <w:lang w:eastAsia="es-CO"/>
    </w:rPr>
  </w:style>
  <w:style w:type="character" w:customStyle="1" w:styleId="EnlaceCar">
    <w:name w:val="Enlace Car"/>
    <w:link w:val="Enlace"/>
    <w:rsid w:val="0055047E"/>
    <w:rPr>
      <w:rFonts w:ascii="Century Gothic" w:eastAsia="Times New Roman" w:hAnsi="Century Gothic" w:cs="Times New Roman"/>
      <w:bCs/>
      <w:color w:val="00B0F0"/>
      <w:kern w:val="24"/>
      <w:sz w:val="24"/>
      <w:lang w:val="es-CO" w:eastAsia="es-CO"/>
    </w:rPr>
  </w:style>
  <w:style w:type="paragraph" w:customStyle="1" w:styleId="Actividad">
    <w:name w:val="Actividad"/>
    <w:basedOn w:val="Normal"/>
    <w:link w:val="ActividadCar"/>
    <w:qFormat/>
    <w:rsid w:val="0055047E"/>
    <w:pPr>
      <w:spacing w:after="0"/>
      <w:ind w:left="706"/>
    </w:pPr>
    <w:rPr>
      <w:bCs/>
      <w:color w:val="002060"/>
    </w:rPr>
  </w:style>
  <w:style w:type="character" w:customStyle="1" w:styleId="ActividadCar">
    <w:name w:val="Actividad Car"/>
    <w:link w:val="Actividad"/>
    <w:rsid w:val="0055047E"/>
    <w:rPr>
      <w:rFonts w:ascii="Century Gothic" w:eastAsia="Calibri" w:hAnsi="Century Gothic" w:cs="Times New Roman"/>
      <w:bCs/>
      <w:color w:val="002060"/>
      <w:sz w:val="24"/>
      <w:lang w:val="es-CO"/>
    </w:rPr>
  </w:style>
  <w:style w:type="paragraph" w:customStyle="1" w:styleId="Importante">
    <w:name w:val="Importante"/>
    <w:basedOn w:val="Normal"/>
    <w:link w:val="ImportanteCar"/>
    <w:qFormat/>
    <w:rsid w:val="0055047E"/>
    <w:pPr>
      <w:spacing w:after="0"/>
      <w:ind w:left="706"/>
    </w:pPr>
    <w:rPr>
      <w:bCs/>
      <w:color w:val="FF0000"/>
    </w:rPr>
  </w:style>
  <w:style w:type="character" w:customStyle="1" w:styleId="ImportanteCar">
    <w:name w:val="Importante Car"/>
    <w:link w:val="Importante"/>
    <w:rsid w:val="0055047E"/>
    <w:rPr>
      <w:rFonts w:ascii="Century Gothic" w:eastAsia="Calibri" w:hAnsi="Century Gothic" w:cs="Times New Roman"/>
      <w:bCs/>
      <w:color w:val="FF0000"/>
      <w:sz w:val="24"/>
      <w:lang w:val="es-CO"/>
    </w:rPr>
  </w:style>
  <w:style w:type="paragraph" w:customStyle="1" w:styleId="Ejemplos">
    <w:name w:val="Ejemplos"/>
    <w:basedOn w:val="Normal"/>
    <w:link w:val="EjemplosCar"/>
    <w:qFormat/>
    <w:rsid w:val="00654968"/>
    <w:pPr>
      <w:spacing w:after="0"/>
    </w:pPr>
    <w:rPr>
      <w:color w:val="767171"/>
    </w:rPr>
  </w:style>
  <w:style w:type="character" w:customStyle="1" w:styleId="EjemplosCar">
    <w:name w:val="Ejemplos Car"/>
    <w:link w:val="Ejemplos"/>
    <w:rsid w:val="00654968"/>
    <w:rPr>
      <w:rFonts w:ascii="Century Gothic" w:eastAsia="Calibri" w:hAnsi="Century Gothic" w:cs="Times New Roman"/>
      <w:color w:val="767171"/>
      <w:sz w:val="24"/>
      <w:lang w:val="es-CO"/>
    </w:rPr>
  </w:style>
  <w:style w:type="character" w:styleId="Hipervnculovisitado">
    <w:name w:val="FollowedHyperlink"/>
    <w:basedOn w:val="Fuentedeprrafopredeter"/>
    <w:uiPriority w:val="99"/>
    <w:semiHidden/>
    <w:unhideWhenUsed/>
    <w:rsid w:val="008F6317"/>
    <w:rPr>
      <w:color w:val="954F72" w:themeColor="followedHyperlink"/>
      <w:u w:val="single"/>
    </w:rPr>
  </w:style>
  <w:style w:type="paragraph" w:styleId="Piedepgina">
    <w:name w:val="footer"/>
    <w:basedOn w:val="Normal"/>
    <w:link w:val="PiedepginaCar"/>
    <w:uiPriority w:val="99"/>
    <w:unhideWhenUsed/>
    <w:rsid w:val="00FA74A0"/>
    <w:pPr>
      <w:tabs>
        <w:tab w:val="center" w:pos="4680"/>
        <w:tab w:val="right" w:pos="9360"/>
      </w:tabs>
      <w:spacing w:after="0"/>
    </w:pPr>
  </w:style>
  <w:style w:type="character" w:customStyle="1" w:styleId="PiedepginaCar">
    <w:name w:val="Pie de página Car"/>
    <w:basedOn w:val="Fuentedeprrafopredeter"/>
    <w:link w:val="Piedepgina"/>
    <w:uiPriority w:val="99"/>
    <w:rsid w:val="00FA74A0"/>
    <w:rPr>
      <w:rFonts w:ascii="Century Gothic" w:eastAsia="Calibri" w:hAnsi="Century Gothic" w:cs="Times New Roman"/>
      <w:sz w:val="24"/>
      <w:lang w:val="es-CO"/>
    </w:rPr>
  </w:style>
  <w:style w:type="paragraph" w:styleId="NormalWeb">
    <w:name w:val="Normal (Web)"/>
    <w:basedOn w:val="Normal"/>
    <w:uiPriority w:val="99"/>
    <w:unhideWhenUsed/>
    <w:rsid w:val="008D0386"/>
    <w:pPr>
      <w:spacing w:before="100" w:beforeAutospacing="1" w:after="100" w:afterAutospacing="1"/>
      <w:jc w:val="left"/>
    </w:pPr>
    <w:rPr>
      <w:rFonts w:ascii="Times New Roman" w:eastAsiaTheme="minorEastAsia" w:hAnsi="Times New Roman"/>
      <w:szCs w:val="24"/>
      <w:lang w:val="en-US"/>
    </w:rPr>
  </w:style>
  <w:style w:type="paragraph" w:styleId="Textonotapie">
    <w:name w:val="footnote text"/>
    <w:basedOn w:val="Normal"/>
    <w:link w:val="TextonotapieCar"/>
    <w:uiPriority w:val="99"/>
    <w:semiHidden/>
    <w:unhideWhenUsed/>
    <w:rsid w:val="008D0386"/>
    <w:pPr>
      <w:spacing w:line="259" w:lineRule="auto"/>
      <w:jc w:val="left"/>
    </w:pPr>
    <w:rPr>
      <w:rFonts w:ascii="Calibri" w:hAnsi="Calibri"/>
      <w:sz w:val="20"/>
      <w:szCs w:val="20"/>
    </w:rPr>
  </w:style>
  <w:style w:type="character" w:customStyle="1" w:styleId="TextonotapieCar">
    <w:name w:val="Texto nota pie Car"/>
    <w:basedOn w:val="Fuentedeprrafopredeter"/>
    <w:link w:val="Textonotapie"/>
    <w:uiPriority w:val="99"/>
    <w:semiHidden/>
    <w:rsid w:val="008D0386"/>
    <w:rPr>
      <w:rFonts w:ascii="Calibri" w:eastAsia="Calibri" w:hAnsi="Calibri" w:cs="Times New Roman"/>
      <w:sz w:val="20"/>
      <w:szCs w:val="20"/>
    </w:rPr>
  </w:style>
  <w:style w:type="character" w:styleId="Refdenotaalpie">
    <w:name w:val="footnote reference"/>
    <w:semiHidden/>
    <w:unhideWhenUsed/>
    <w:rsid w:val="008D0386"/>
    <w:rPr>
      <w:vertAlign w:val="superscript"/>
    </w:rPr>
  </w:style>
  <w:style w:type="paragraph" w:styleId="Sinespaciado">
    <w:name w:val="No Spacing"/>
    <w:uiPriority w:val="1"/>
    <w:qFormat/>
    <w:rsid w:val="008D0386"/>
    <w:pPr>
      <w:spacing w:after="0" w:line="240" w:lineRule="auto"/>
      <w:jc w:val="both"/>
    </w:pPr>
    <w:rPr>
      <w:rFonts w:ascii="Century Gothic" w:eastAsia="Calibri" w:hAnsi="Century Gothic" w:cs="Times New Roman"/>
      <w:sz w:val="24"/>
      <w:lang w:val="es-CO"/>
    </w:rPr>
  </w:style>
  <w:style w:type="character" w:styleId="Textoennegrita">
    <w:name w:val="Strong"/>
    <w:basedOn w:val="Fuentedeprrafopredeter"/>
    <w:uiPriority w:val="22"/>
    <w:qFormat/>
    <w:rsid w:val="00EC7D3E"/>
    <w:rPr>
      <w:b/>
      <w:bCs/>
    </w:rPr>
  </w:style>
  <w:style w:type="character" w:customStyle="1" w:styleId="UnresolvedMention">
    <w:name w:val="Unresolved Mention"/>
    <w:basedOn w:val="Fuentedeprrafopredeter"/>
    <w:uiPriority w:val="99"/>
    <w:semiHidden/>
    <w:unhideWhenUsed/>
    <w:rsid w:val="00B22C77"/>
    <w:rPr>
      <w:color w:val="605E5C"/>
      <w:shd w:val="clear" w:color="auto" w:fill="E1DFDD"/>
    </w:rPr>
  </w:style>
  <w:style w:type="paragraph" w:styleId="Revisin">
    <w:name w:val="Revision"/>
    <w:hidden/>
    <w:uiPriority w:val="99"/>
    <w:semiHidden/>
    <w:rsid w:val="000474A9"/>
    <w:pPr>
      <w:spacing w:after="0" w:line="240" w:lineRule="auto"/>
    </w:pPr>
    <w:rPr>
      <w:rFonts w:ascii="Century Gothic" w:eastAsia="Calibri" w:hAnsi="Century Gothic" w:cs="Times New Roman"/>
      <w:sz w:val="24"/>
      <w:lang w:val="es-CO"/>
    </w:rPr>
  </w:style>
  <w:style w:type="character" w:styleId="nfasis">
    <w:name w:val="Emphasis"/>
    <w:basedOn w:val="Fuentedeprrafopredeter"/>
    <w:uiPriority w:val="20"/>
    <w:qFormat/>
    <w:rsid w:val="002307C0"/>
    <w:rPr>
      <w:i/>
      <w:iCs/>
    </w:rPr>
  </w:style>
  <w:style w:type="paragraph" w:styleId="TDC2">
    <w:name w:val="toc 2"/>
    <w:basedOn w:val="Normal"/>
    <w:next w:val="Normal"/>
    <w:autoRedefine/>
    <w:uiPriority w:val="39"/>
    <w:unhideWhenUsed/>
    <w:rsid w:val="00F00E7E"/>
    <w:pPr>
      <w:spacing w:after="100"/>
      <w:ind w:left="240"/>
    </w:pPr>
  </w:style>
  <w:style w:type="character" w:customStyle="1" w:styleId="PrrafodelistaCar">
    <w:name w:val="Párrafo de lista Car"/>
    <w:link w:val="Prrafodelista"/>
    <w:uiPriority w:val="34"/>
    <w:rsid w:val="004C330D"/>
    <w:rPr>
      <w:rFonts w:ascii="Century Gothic" w:eastAsia="Calibri" w:hAnsi="Century Gothic" w:cs="Times New Roman"/>
      <w:sz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71550">
      <w:bodyDiv w:val="1"/>
      <w:marLeft w:val="0"/>
      <w:marRight w:val="0"/>
      <w:marTop w:val="0"/>
      <w:marBottom w:val="0"/>
      <w:divBdr>
        <w:top w:val="none" w:sz="0" w:space="0" w:color="auto"/>
        <w:left w:val="none" w:sz="0" w:space="0" w:color="auto"/>
        <w:bottom w:val="none" w:sz="0" w:space="0" w:color="auto"/>
        <w:right w:val="none" w:sz="0" w:space="0" w:color="auto"/>
      </w:divBdr>
      <w:divsChild>
        <w:div w:id="1652563421">
          <w:marLeft w:val="0"/>
          <w:marRight w:val="0"/>
          <w:marTop w:val="0"/>
          <w:marBottom w:val="0"/>
          <w:divBdr>
            <w:top w:val="none" w:sz="0" w:space="0" w:color="auto"/>
            <w:left w:val="none" w:sz="0" w:space="0" w:color="auto"/>
            <w:bottom w:val="none" w:sz="0" w:space="0" w:color="auto"/>
            <w:right w:val="none" w:sz="0" w:space="0" w:color="auto"/>
          </w:divBdr>
        </w:div>
        <w:div w:id="1017854999">
          <w:marLeft w:val="0"/>
          <w:marRight w:val="0"/>
          <w:marTop w:val="0"/>
          <w:marBottom w:val="0"/>
          <w:divBdr>
            <w:top w:val="none" w:sz="0" w:space="0" w:color="auto"/>
            <w:left w:val="none" w:sz="0" w:space="0" w:color="auto"/>
            <w:bottom w:val="none" w:sz="0" w:space="0" w:color="auto"/>
            <w:right w:val="none" w:sz="0" w:space="0" w:color="auto"/>
          </w:divBdr>
        </w:div>
        <w:div w:id="1355960578">
          <w:marLeft w:val="0"/>
          <w:marRight w:val="0"/>
          <w:marTop w:val="0"/>
          <w:marBottom w:val="0"/>
          <w:divBdr>
            <w:top w:val="none" w:sz="0" w:space="0" w:color="auto"/>
            <w:left w:val="none" w:sz="0" w:space="0" w:color="auto"/>
            <w:bottom w:val="none" w:sz="0" w:space="0" w:color="auto"/>
            <w:right w:val="none" w:sz="0" w:space="0" w:color="auto"/>
          </w:divBdr>
        </w:div>
        <w:div w:id="1532232202">
          <w:marLeft w:val="0"/>
          <w:marRight w:val="0"/>
          <w:marTop w:val="0"/>
          <w:marBottom w:val="0"/>
          <w:divBdr>
            <w:top w:val="none" w:sz="0" w:space="0" w:color="auto"/>
            <w:left w:val="none" w:sz="0" w:space="0" w:color="auto"/>
            <w:bottom w:val="none" w:sz="0" w:space="0" w:color="auto"/>
            <w:right w:val="none" w:sz="0" w:space="0" w:color="auto"/>
          </w:divBdr>
        </w:div>
        <w:div w:id="1290746341">
          <w:marLeft w:val="0"/>
          <w:marRight w:val="0"/>
          <w:marTop w:val="0"/>
          <w:marBottom w:val="0"/>
          <w:divBdr>
            <w:top w:val="none" w:sz="0" w:space="0" w:color="auto"/>
            <w:left w:val="none" w:sz="0" w:space="0" w:color="auto"/>
            <w:bottom w:val="none" w:sz="0" w:space="0" w:color="auto"/>
            <w:right w:val="none" w:sz="0" w:space="0" w:color="auto"/>
          </w:divBdr>
        </w:div>
        <w:div w:id="629897488">
          <w:marLeft w:val="0"/>
          <w:marRight w:val="0"/>
          <w:marTop w:val="0"/>
          <w:marBottom w:val="0"/>
          <w:divBdr>
            <w:top w:val="none" w:sz="0" w:space="0" w:color="auto"/>
            <w:left w:val="none" w:sz="0" w:space="0" w:color="auto"/>
            <w:bottom w:val="none" w:sz="0" w:space="0" w:color="auto"/>
            <w:right w:val="none" w:sz="0" w:space="0" w:color="auto"/>
          </w:divBdr>
        </w:div>
        <w:div w:id="434179827">
          <w:marLeft w:val="0"/>
          <w:marRight w:val="0"/>
          <w:marTop w:val="0"/>
          <w:marBottom w:val="0"/>
          <w:divBdr>
            <w:top w:val="none" w:sz="0" w:space="0" w:color="auto"/>
            <w:left w:val="none" w:sz="0" w:space="0" w:color="auto"/>
            <w:bottom w:val="none" w:sz="0" w:space="0" w:color="auto"/>
            <w:right w:val="none" w:sz="0" w:space="0" w:color="auto"/>
          </w:divBdr>
        </w:div>
        <w:div w:id="248975940">
          <w:marLeft w:val="0"/>
          <w:marRight w:val="0"/>
          <w:marTop w:val="0"/>
          <w:marBottom w:val="0"/>
          <w:divBdr>
            <w:top w:val="none" w:sz="0" w:space="0" w:color="auto"/>
            <w:left w:val="none" w:sz="0" w:space="0" w:color="auto"/>
            <w:bottom w:val="none" w:sz="0" w:space="0" w:color="auto"/>
            <w:right w:val="none" w:sz="0" w:space="0" w:color="auto"/>
          </w:divBdr>
        </w:div>
        <w:div w:id="1049573011">
          <w:marLeft w:val="0"/>
          <w:marRight w:val="0"/>
          <w:marTop w:val="0"/>
          <w:marBottom w:val="0"/>
          <w:divBdr>
            <w:top w:val="none" w:sz="0" w:space="0" w:color="auto"/>
            <w:left w:val="none" w:sz="0" w:space="0" w:color="auto"/>
            <w:bottom w:val="none" w:sz="0" w:space="0" w:color="auto"/>
            <w:right w:val="none" w:sz="0" w:space="0" w:color="auto"/>
          </w:divBdr>
        </w:div>
        <w:div w:id="1189174820">
          <w:marLeft w:val="0"/>
          <w:marRight w:val="0"/>
          <w:marTop w:val="0"/>
          <w:marBottom w:val="0"/>
          <w:divBdr>
            <w:top w:val="none" w:sz="0" w:space="0" w:color="auto"/>
            <w:left w:val="none" w:sz="0" w:space="0" w:color="auto"/>
            <w:bottom w:val="none" w:sz="0" w:space="0" w:color="auto"/>
            <w:right w:val="none" w:sz="0" w:space="0" w:color="auto"/>
          </w:divBdr>
        </w:div>
        <w:div w:id="739443162">
          <w:marLeft w:val="0"/>
          <w:marRight w:val="0"/>
          <w:marTop w:val="0"/>
          <w:marBottom w:val="0"/>
          <w:divBdr>
            <w:top w:val="none" w:sz="0" w:space="0" w:color="auto"/>
            <w:left w:val="none" w:sz="0" w:space="0" w:color="auto"/>
            <w:bottom w:val="none" w:sz="0" w:space="0" w:color="auto"/>
            <w:right w:val="none" w:sz="0" w:space="0" w:color="auto"/>
          </w:divBdr>
        </w:div>
        <w:div w:id="409694856">
          <w:marLeft w:val="0"/>
          <w:marRight w:val="0"/>
          <w:marTop w:val="0"/>
          <w:marBottom w:val="0"/>
          <w:divBdr>
            <w:top w:val="none" w:sz="0" w:space="0" w:color="auto"/>
            <w:left w:val="none" w:sz="0" w:space="0" w:color="auto"/>
            <w:bottom w:val="none" w:sz="0" w:space="0" w:color="auto"/>
            <w:right w:val="none" w:sz="0" w:space="0" w:color="auto"/>
          </w:divBdr>
        </w:div>
      </w:divsChild>
    </w:div>
    <w:div w:id="65568703">
      <w:bodyDiv w:val="1"/>
      <w:marLeft w:val="0"/>
      <w:marRight w:val="0"/>
      <w:marTop w:val="0"/>
      <w:marBottom w:val="0"/>
      <w:divBdr>
        <w:top w:val="none" w:sz="0" w:space="0" w:color="auto"/>
        <w:left w:val="none" w:sz="0" w:space="0" w:color="auto"/>
        <w:bottom w:val="none" w:sz="0" w:space="0" w:color="auto"/>
        <w:right w:val="none" w:sz="0" w:space="0" w:color="auto"/>
      </w:divBdr>
    </w:div>
    <w:div w:id="408313504">
      <w:bodyDiv w:val="1"/>
      <w:marLeft w:val="0"/>
      <w:marRight w:val="0"/>
      <w:marTop w:val="0"/>
      <w:marBottom w:val="0"/>
      <w:divBdr>
        <w:top w:val="none" w:sz="0" w:space="0" w:color="auto"/>
        <w:left w:val="none" w:sz="0" w:space="0" w:color="auto"/>
        <w:bottom w:val="none" w:sz="0" w:space="0" w:color="auto"/>
        <w:right w:val="none" w:sz="0" w:space="0" w:color="auto"/>
      </w:divBdr>
    </w:div>
    <w:div w:id="426728076">
      <w:bodyDiv w:val="1"/>
      <w:marLeft w:val="0"/>
      <w:marRight w:val="0"/>
      <w:marTop w:val="0"/>
      <w:marBottom w:val="0"/>
      <w:divBdr>
        <w:top w:val="none" w:sz="0" w:space="0" w:color="auto"/>
        <w:left w:val="none" w:sz="0" w:space="0" w:color="auto"/>
        <w:bottom w:val="none" w:sz="0" w:space="0" w:color="auto"/>
        <w:right w:val="none" w:sz="0" w:space="0" w:color="auto"/>
      </w:divBdr>
    </w:div>
    <w:div w:id="445079052">
      <w:bodyDiv w:val="1"/>
      <w:marLeft w:val="0"/>
      <w:marRight w:val="0"/>
      <w:marTop w:val="0"/>
      <w:marBottom w:val="0"/>
      <w:divBdr>
        <w:top w:val="none" w:sz="0" w:space="0" w:color="auto"/>
        <w:left w:val="none" w:sz="0" w:space="0" w:color="auto"/>
        <w:bottom w:val="none" w:sz="0" w:space="0" w:color="auto"/>
        <w:right w:val="none" w:sz="0" w:space="0" w:color="auto"/>
      </w:divBdr>
      <w:divsChild>
        <w:div w:id="1217426558">
          <w:marLeft w:val="0"/>
          <w:marRight w:val="0"/>
          <w:marTop w:val="0"/>
          <w:marBottom w:val="0"/>
          <w:divBdr>
            <w:top w:val="none" w:sz="0" w:space="0" w:color="auto"/>
            <w:left w:val="none" w:sz="0" w:space="0" w:color="auto"/>
            <w:bottom w:val="none" w:sz="0" w:space="0" w:color="auto"/>
            <w:right w:val="none" w:sz="0" w:space="0" w:color="auto"/>
          </w:divBdr>
        </w:div>
        <w:div w:id="1084911364">
          <w:marLeft w:val="0"/>
          <w:marRight w:val="0"/>
          <w:marTop w:val="0"/>
          <w:marBottom w:val="0"/>
          <w:divBdr>
            <w:top w:val="none" w:sz="0" w:space="0" w:color="auto"/>
            <w:left w:val="none" w:sz="0" w:space="0" w:color="auto"/>
            <w:bottom w:val="none" w:sz="0" w:space="0" w:color="auto"/>
            <w:right w:val="none" w:sz="0" w:space="0" w:color="auto"/>
          </w:divBdr>
        </w:div>
        <w:div w:id="589851170">
          <w:marLeft w:val="0"/>
          <w:marRight w:val="0"/>
          <w:marTop w:val="0"/>
          <w:marBottom w:val="0"/>
          <w:divBdr>
            <w:top w:val="none" w:sz="0" w:space="0" w:color="auto"/>
            <w:left w:val="none" w:sz="0" w:space="0" w:color="auto"/>
            <w:bottom w:val="none" w:sz="0" w:space="0" w:color="auto"/>
            <w:right w:val="none" w:sz="0" w:space="0" w:color="auto"/>
          </w:divBdr>
        </w:div>
        <w:div w:id="1390150998">
          <w:marLeft w:val="0"/>
          <w:marRight w:val="0"/>
          <w:marTop w:val="0"/>
          <w:marBottom w:val="0"/>
          <w:divBdr>
            <w:top w:val="none" w:sz="0" w:space="0" w:color="auto"/>
            <w:left w:val="none" w:sz="0" w:space="0" w:color="auto"/>
            <w:bottom w:val="none" w:sz="0" w:space="0" w:color="auto"/>
            <w:right w:val="none" w:sz="0" w:space="0" w:color="auto"/>
          </w:divBdr>
        </w:div>
        <w:div w:id="809858861">
          <w:marLeft w:val="0"/>
          <w:marRight w:val="0"/>
          <w:marTop w:val="0"/>
          <w:marBottom w:val="0"/>
          <w:divBdr>
            <w:top w:val="none" w:sz="0" w:space="0" w:color="auto"/>
            <w:left w:val="none" w:sz="0" w:space="0" w:color="auto"/>
            <w:bottom w:val="none" w:sz="0" w:space="0" w:color="auto"/>
            <w:right w:val="none" w:sz="0" w:space="0" w:color="auto"/>
          </w:divBdr>
        </w:div>
        <w:div w:id="596525940">
          <w:marLeft w:val="0"/>
          <w:marRight w:val="0"/>
          <w:marTop w:val="0"/>
          <w:marBottom w:val="0"/>
          <w:divBdr>
            <w:top w:val="none" w:sz="0" w:space="0" w:color="auto"/>
            <w:left w:val="none" w:sz="0" w:space="0" w:color="auto"/>
            <w:bottom w:val="none" w:sz="0" w:space="0" w:color="auto"/>
            <w:right w:val="none" w:sz="0" w:space="0" w:color="auto"/>
          </w:divBdr>
        </w:div>
        <w:div w:id="1731152342">
          <w:marLeft w:val="0"/>
          <w:marRight w:val="0"/>
          <w:marTop w:val="0"/>
          <w:marBottom w:val="0"/>
          <w:divBdr>
            <w:top w:val="none" w:sz="0" w:space="0" w:color="auto"/>
            <w:left w:val="none" w:sz="0" w:space="0" w:color="auto"/>
            <w:bottom w:val="none" w:sz="0" w:space="0" w:color="auto"/>
            <w:right w:val="none" w:sz="0" w:space="0" w:color="auto"/>
          </w:divBdr>
        </w:div>
        <w:div w:id="1090931559">
          <w:marLeft w:val="0"/>
          <w:marRight w:val="0"/>
          <w:marTop w:val="0"/>
          <w:marBottom w:val="0"/>
          <w:divBdr>
            <w:top w:val="none" w:sz="0" w:space="0" w:color="auto"/>
            <w:left w:val="none" w:sz="0" w:space="0" w:color="auto"/>
            <w:bottom w:val="none" w:sz="0" w:space="0" w:color="auto"/>
            <w:right w:val="none" w:sz="0" w:space="0" w:color="auto"/>
          </w:divBdr>
        </w:div>
        <w:div w:id="1103762042">
          <w:marLeft w:val="0"/>
          <w:marRight w:val="0"/>
          <w:marTop w:val="0"/>
          <w:marBottom w:val="0"/>
          <w:divBdr>
            <w:top w:val="none" w:sz="0" w:space="0" w:color="auto"/>
            <w:left w:val="none" w:sz="0" w:space="0" w:color="auto"/>
            <w:bottom w:val="none" w:sz="0" w:space="0" w:color="auto"/>
            <w:right w:val="none" w:sz="0" w:space="0" w:color="auto"/>
          </w:divBdr>
        </w:div>
        <w:div w:id="1576162030">
          <w:marLeft w:val="0"/>
          <w:marRight w:val="0"/>
          <w:marTop w:val="0"/>
          <w:marBottom w:val="0"/>
          <w:divBdr>
            <w:top w:val="none" w:sz="0" w:space="0" w:color="auto"/>
            <w:left w:val="none" w:sz="0" w:space="0" w:color="auto"/>
            <w:bottom w:val="none" w:sz="0" w:space="0" w:color="auto"/>
            <w:right w:val="none" w:sz="0" w:space="0" w:color="auto"/>
          </w:divBdr>
        </w:div>
        <w:div w:id="266892238">
          <w:marLeft w:val="0"/>
          <w:marRight w:val="0"/>
          <w:marTop w:val="0"/>
          <w:marBottom w:val="0"/>
          <w:divBdr>
            <w:top w:val="none" w:sz="0" w:space="0" w:color="auto"/>
            <w:left w:val="none" w:sz="0" w:space="0" w:color="auto"/>
            <w:bottom w:val="none" w:sz="0" w:space="0" w:color="auto"/>
            <w:right w:val="none" w:sz="0" w:space="0" w:color="auto"/>
          </w:divBdr>
        </w:div>
        <w:div w:id="1028335240">
          <w:marLeft w:val="0"/>
          <w:marRight w:val="0"/>
          <w:marTop w:val="0"/>
          <w:marBottom w:val="0"/>
          <w:divBdr>
            <w:top w:val="none" w:sz="0" w:space="0" w:color="auto"/>
            <w:left w:val="none" w:sz="0" w:space="0" w:color="auto"/>
            <w:bottom w:val="none" w:sz="0" w:space="0" w:color="auto"/>
            <w:right w:val="none" w:sz="0" w:space="0" w:color="auto"/>
          </w:divBdr>
        </w:div>
        <w:div w:id="1074353824">
          <w:marLeft w:val="0"/>
          <w:marRight w:val="0"/>
          <w:marTop w:val="0"/>
          <w:marBottom w:val="0"/>
          <w:divBdr>
            <w:top w:val="none" w:sz="0" w:space="0" w:color="auto"/>
            <w:left w:val="none" w:sz="0" w:space="0" w:color="auto"/>
            <w:bottom w:val="none" w:sz="0" w:space="0" w:color="auto"/>
            <w:right w:val="none" w:sz="0" w:space="0" w:color="auto"/>
          </w:divBdr>
        </w:div>
        <w:div w:id="1813673976">
          <w:marLeft w:val="0"/>
          <w:marRight w:val="0"/>
          <w:marTop w:val="0"/>
          <w:marBottom w:val="0"/>
          <w:divBdr>
            <w:top w:val="none" w:sz="0" w:space="0" w:color="auto"/>
            <w:left w:val="none" w:sz="0" w:space="0" w:color="auto"/>
            <w:bottom w:val="none" w:sz="0" w:space="0" w:color="auto"/>
            <w:right w:val="none" w:sz="0" w:space="0" w:color="auto"/>
          </w:divBdr>
        </w:div>
        <w:div w:id="476069779">
          <w:marLeft w:val="0"/>
          <w:marRight w:val="0"/>
          <w:marTop w:val="0"/>
          <w:marBottom w:val="0"/>
          <w:divBdr>
            <w:top w:val="none" w:sz="0" w:space="0" w:color="auto"/>
            <w:left w:val="none" w:sz="0" w:space="0" w:color="auto"/>
            <w:bottom w:val="none" w:sz="0" w:space="0" w:color="auto"/>
            <w:right w:val="none" w:sz="0" w:space="0" w:color="auto"/>
          </w:divBdr>
        </w:div>
        <w:div w:id="8458564">
          <w:marLeft w:val="0"/>
          <w:marRight w:val="0"/>
          <w:marTop w:val="0"/>
          <w:marBottom w:val="0"/>
          <w:divBdr>
            <w:top w:val="none" w:sz="0" w:space="0" w:color="auto"/>
            <w:left w:val="none" w:sz="0" w:space="0" w:color="auto"/>
            <w:bottom w:val="none" w:sz="0" w:space="0" w:color="auto"/>
            <w:right w:val="none" w:sz="0" w:space="0" w:color="auto"/>
          </w:divBdr>
        </w:div>
        <w:div w:id="2073113167">
          <w:marLeft w:val="0"/>
          <w:marRight w:val="0"/>
          <w:marTop w:val="0"/>
          <w:marBottom w:val="0"/>
          <w:divBdr>
            <w:top w:val="none" w:sz="0" w:space="0" w:color="auto"/>
            <w:left w:val="none" w:sz="0" w:space="0" w:color="auto"/>
            <w:bottom w:val="none" w:sz="0" w:space="0" w:color="auto"/>
            <w:right w:val="none" w:sz="0" w:space="0" w:color="auto"/>
          </w:divBdr>
        </w:div>
        <w:div w:id="314574163">
          <w:marLeft w:val="0"/>
          <w:marRight w:val="0"/>
          <w:marTop w:val="0"/>
          <w:marBottom w:val="0"/>
          <w:divBdr>
            <w:top w:val="none" w:sz="0" w:space="0" w:color="auto"/>
            <w:left w:val="none" w:sz="0" w:space="0" w:color="auto"/>
            <w:bottom w:val="none" w:sz="0" w:space="0" w:color="auto"/>
            <w:right w:val="none" w:sz="0" w:space="0" w:color="auto"/>
          </w:divBdr>
        </w:div>
        <w:div w:id="975916810">
          <w:marLeft w:val="0"/>
          <w:marRight w:val="0"/>
          <w:marTop w:val="0"/>
          <w:marBottom w:val="0"/>
          <w:divBdr>
            <w:top w:val="none" w:sz="0" w:space="0" w:color="auto"/>
            <w:left w:val="none" w:sz="0" w:space="0" w:color="auto"/>
            <w:bottom w:val="none" w:sz="0" w:space="0" w:color="auto"/>
            <w:right w:val="none" w:sz="0" w:space="0" w:color="auto"/>
          </w:divBdr>
        </w:div>
        <w:div w:id="1164277869">
          <w:marLeft w:val="0"/>
          <w:marRight w:val="0"/>
          <w:marTop w:val="0"/>
          <w:marBottom w:val="0"/>
          <w:divBdr>
            <w:top w:val="none" w:sz="0" w:space="0" w:color="auto"/>
            <w:left w:val="none" w:sz="0" w:space="0" w:color="auto"/>
            <w:bottom w:val="none" w:sz="0" w:space="0" w:color="auto"/>
            <w:right w:val="none" w:sz="0" w:space="0" w:color="auto"/>
          </w:divBdr>
        </w:div>
        <w:div w:id="659583879">
          <w:marLeft w:val="0"/>
          <w:marRight w:val="0"/>
          <w:marTop w:val="0"/>
          <w:marBottom w:val="0"/>
          <w:divBdr>
            <w:top w:val="none" w:sz="0" w:space="0" w:color="auto"/>
            <w:left w:val="none" w:sz="0" w:space="0" w:color="auto"/>
            <w:bottom w:val="none" w:sz="0" w:space="0" w:color="auto"/>
            <w:right w:val="none" w:sz="0" w:space="0" w:color="auto"/>
          </w:divBdr>
        </w:div>
        <w:div w:id="888154179">
          <w:marLeft w:val="0"/>
          <w:marRight w:val="0"/>
          <w:marTop w:val="0"/>
          <w:marBottom w:val="0"/>
          <w:divBdr>
            <w:top w:val="none" w:sz="0" w:space="0" w:color="auto"/>
            <w:left w:val="none" w:sz="0" w:space="0" w:color="auto"/>
            <w:bottom w:val="none" w:sz="0" w:space="0" w:color="auto"/>
            <w:right w:val="none" w:sz="0" w:space="0" w:color="auto"/>
          </w:divBdr>
        </w:div>
        <w:div w:id="930041356">
          <w:marLeft w:val="0"/>
          <w:marRight w:val="0"/>
          <w:marTop w:val="0"/>
          <w:marBottom w:val="0"/>
          <w:divBdr>
            <w:top w:val="none" w:sz="0" w:space="0" w:color="auto"/>
            <w:left w:val="none" w:sz="0" w:space="0" w:color="auto"/>
            <w:bottom w:val="none" w:sz="0" w:space="0" w:color="auto"/>
            <w:right w:val="none" w:sz="0" w:space="0" w:color="auto"/>
          </w:divBdr>
        </w:div>
        <w:div w:id="1177572164">
          <w:marLeft w:val="0"/>
          <w:marRight w:val="0"/>
          <w:marTop w:val="0"/>
          <w:marBottom w:val="0"/>
          <w:divBdr>
            <w:top w:val="none" w:sz="0" w:space="0" w:color="auto"/>
            <w:left w:val="none" w:sz="0" w:space="0" w:color="auto"/>
            <w:bottom w:val="none" w:sz="0" w:space="0" w:color="auto"/>
            <w:right w:val="none" w:sz="0" w:space="0" w:color="auto"/>
          </w:divBdr>
        </w:div>
        <w:div w:id="1964846804">
          <w:marLeft w:val="0"/>
          <w:marRight w:val="0"/>
          <w:marTop w:val="0"/>
          <w:marBottom w:val="0"/>
          <w:divBdr>
            <w:top w:val="none" w:sz="0" w:space="0" w:color="auto"/>
            <w:left w:val="none" w:sz="0" w:space="0" w:color="auto"/>
            <w:bottom w:val="none" w:sz="0" w:space="0" w:color="auto"/>
            <w:right w:val="none" w:sz="0" w:space="0" w:color="auto"/>
          </w:divBdr>
        </w:div>
      </w:divsChild>
    </w:div>
    <w:div w:id="491682922">
      <w:bodyDiv w:val="1"/>
      <w:marLeft w:val="0"/>
      <w:marRight w:val="0"/>
      <w:marTop w:val="0"/>
      <w:marBottom w:val="0"/>
      <w:divBdr>
        <w:top w:val="none" w:sz="0" w:space="0" w:color="auto"/>
        <w:left w:val="none" w:sz="0" w:space="0" w:color="auto"/>
        <w:bottom w:val="none" w:sz="0" w:space="0" w:color="auto"/>
        <w:right w:val="none" w:sz="0" w:space="0" w:color="auto"/>
      </w:divBdr>
      <w:divsChild>
        <w:div w:id="1821266396">
          <w:marLeft w:val="0"/>
          <w:marRight w:val="0"/>
          <w:marTop w:val="0"/>
          <w:marBottom w:val="0"/>
          <w:divBdr>
            <w:top w:val="none" w:sz="0" w:space="0" w:color="auto"/>
            <w:left w:val="none" w:sz="0" w:space="0" w:color="auto"/>
            <w:bottom w:val="none" w:sz="0" w:space="0" w:color="auto"/>
            <w:right w:val="none" w:sz="0" w:space="0" w:color="auto"/>
          </w:divBdr>
        </w:div>
        <w:div w:id="2044741932">
          <w:marLeft w:val="0"/>
          <w:marRight w:val="0"/>
          <w:marTop w:val="0"/>
          <w:marBottom w:val="0"/>
          <w:divBdr>
            <w:top w:val="none" w:sz="0" w:space="0" w:color="auto"/>
            <w:left w:val="none" w:sz="0" w:space="0" w:color="auto"/>
            <w:bottom w:val="none" w:sz="0" w:space="0" w:color="auto"/>
            <w:right w:val="none" w:sz="0" w:space="0" w:color="auto"/>
          </w:divBdr>
        </w:div>
        <w:div w:id="1006594372">
          <w:marLeft w:val="0"/>
          <w:marRight w:val="0"/>
          <w:marTop w:val="0"/>
          <w:marBottom w:val="0"/>
          <w:divBdr>
            <w:top w:val="none" w:sz="0" w:space="0" w:color="auto"/>
            <w:left w:val="none" w:sz="0" w:space="0" w:color="auto"/>
            <w:bottom w:val="none" w:sz="0" w:space="0" w:color="auto"/>
            <w:right w:val="none" w:sz="0" w:space="0" w:color="auto"/>
          </w:divBdr>
        </w:div>
        <w:div w:id="1973948702">
          <w:marLeft w:val="0"/>
          <w:marRight w:val="0"/>
          <w:marTop w:val="0"/>
          <w:marBottom w:val="0"/>
          <w:divBdr>
            <w:top w:val="none" w:sz="0" w:space="0" w:color="auto"/>
            <w:left w:val="none" w:sz="0" w:space="0" w:color="auto"/>
            <w:bottom w:val="none" w:sz="0" w:space="0" w:color="auto"/>
            <w:right w:val="none" w:sz="0" w:space="0" w:color="auto"/>
          </w:divBdr>
        </w:div>
        <w:div w:id="867110024">
          <w:marLeft w:val="0"/>
          <w:marRight w:val="0"/>
          <w:marTop w:val="0"/>
          <w:marBottom w:val="0"/>
          <w:divBdr>
            <w:top w:val="none" w:sz="0" w:space="0" w:color="auto"/>
            <w:left w:val="none" w:sz="0" w:space="0" w:color="auto"/>
            <w:bottom w:val="none" w:sz="0" w:space="0" w:color="auto"/>
            <w:right w:val="none" w:sz="0" w:space="0" w:color="auto"/>
          </w:divBdr>
        </w:div>
        <w:div w:id="1497837623">
          <w:marLeft w:val="0"/>
          <w:marRight w:val="0"/>
          <w:marTop w:val="0"/>
          <w:marBottom w:val="0"/>
          <w:divBdr>
            <w:top w:val="none" w:sz="0" w:space="0" w:color="auto"/>
            <w:left w:val="none" w:sz="0" w:space="0" w:color="auto"/>
            <w:bottom w:val="none" w:sz="0" w:space="0" w:color="auto"/>
            <w:right w:val="none" w:sz="0" w:space="0" w:color="auto"/>
          </w:divBdr>
        </w:div>
        <w:div w:id="985471897">
          <w:marLeft w:val="0"/>
          <w:marRight w:val="0"/>
          <w:marTop w:val="0"/>
          <w:marBottom w:val="0"/>
          <w:divBdr>
            <w:top w:val="none" w:sz="0" w:space="0" w:color="auto"/>
            <w:left w:val="none" w:sz="0" w:space="0" w:color="auto"/>
            <w:bottom w:val="none" w:sz="0" w:space="0" w:color="auto"/>
            <w:right w:val="none" w:sz="0" w:space="0" w:color="auto"/>
          </w:divBdr>
        </w:div>
        <w:div w:id="1003705144">
          <w:marLeft w:val="0"/>
          <w:marRight w:val="0"/>
          <w:marTop w:val="0"/>
          <w:marBottom w:val="0"/>
          <w:divBdr>
            <w:top w:val="none" w:sz="0" w:space="0" w:color="auto"/>
            <w:left w:val="none" w:sz="0" w:space="0" w:color="auto"/>
            <w:bottom w:val="none" w:sz="0" w:space="0" w:color="auto"/>
            <w:right w:val="none" w:sz="0" w:space="0" w:color="auto"/>
          </w:divBdr>
        </w:div>
        <w:div w:id="844057216">
          <w:marLeft w:val="0"/>
          <w:marRight w:val="0"/>
          <w:marTop w:val="0"/>
          <w:marBottom w:val="0"/>
          <w:divBdr>
            <w:top w:val="none" w:sz="0" w:space="0" w:color="auto"/>
            <w:left w:val="none" w:sz="0" w:space="0" w:color="auto"/>
            <w:bottom w:val="none" w:sz="0" w:space="0" w:color="auto"/>
            <w:right w:val="none" w:sz="0" w:space="0" w:color="auto"/>
          </w:divBdr>
        </w:div>
        <w:div w:id="874660639">
          <w:marLeft w:val="0"/>
          <w:marRight w:val="0"/>
          <w:marTop w:val="0"/>
          <w:marBottom w:val="0"/>
          <w:divBdr>
            <w:top w:val="none" w:sz="0" w:space="0" w:color="auto"/>
            <w:left w:val="none" w:sz="0" w:space="0" w:color="auto"/>
            <w:bottom w:val="none" w:sz="0" w:space="0" w:color="auto"/>
            <w:right w:val="none" w:sz="0" w:space="0" w:color="auto"/>
          </w:divBdr>
        </w:div>
        <w:div w:id="638343989">
          <w:marLeft w:val="0"/>
          <w:marRight w:val="0"/>
          <w:marTop w:val="0"/>
          <w:marBottom w:val="0"/>
          <w:divBdr>
            <w:top w:val="none" w:sz="0" w:space="0" w:color="auto"/>
            <w:left w:val="none" w:sz="0" w:space="0" w:color="auto"/>
            <w:bottom w:val="none" w:sz="0" w:space="0" w:color="auto"/>
            <w:right w:val="none" w:sz="0" w:space="0" w:color="auto"/>
          </w:divBdr>
        </w:div>
        <w:div w:id="431054789">
          <w:marLeft w:val="0"/>
          <w:marRight w:val="0"/>
          <w:marTop w:val="0"/>
          <w:marBottom w:val="0"/>
          <w:divBdr>
            <w:top w:val="none" w:sz="0" w:space="0" w:color="auto"/>
            <w:left w:val="none" w:sz="0" w:space="0" w:color="auto"/>
            <w:bottom w:val="none" w:sz="0" w:space="0" w:color="auto"/>
            <w:right w:val="none" w:sz="0" w:space="0" w:color="auto"/>
          </w:divBdr>
        </w:div>
      </w:divsChild>
    </w:div>
    <w:div w:id="495149014">
      <w:bodyDiv w:val="1"/>
      <w:marLeft w:val="0"/>
      <w:marRight w:val="0"/>
      <w:marTop w:val="0"/>
      <w:marBottom w:val="0"/>
      <w:divBdr>
        <w:top w:val="none" w:sz="0" w:space="0" w:color="auto"/>
        <w:left w:val="none" w:sz="0" w:space="0" w:color="auto"/>
        <w:bottom w:val="none" w:sz="0" w:space="0" w:color="auto"/>
        <w:right w:val="none" w:sz="0" w:space="0" w:color="auto"/>
      </w:divBdr>
    </w:div>
    <w:div w:id="498738594">
      <w:bodyDiv w:val="1"/>
      <w:marLeft w:val="0"/>
      <w:marRight w:val="0"/>
      <w:marTop w:val="0"/>
      <w:marBottom w:val="0"/>
      <w:divBdr>
        <w:top w:val="none" w:sz="0" w:space="0" w:color="auto"/>
        <w:left w:val="none" w:sz="0" w:space="0" w:color="auto"/>
        <w:bottom w:val="none" w:sz="0" w:space="0" w:color="auto"/>
        <w:right w:val="none" w:sz="0" w:space="0" w:color="auto"/>
      </w:divBdr>
      <w:divsChild>
        <w:div w:id="1236280378">
          <w:marLeft w:val="0"/>
          <w:marRight w:val="0"/>
          <w:marTop w:val="0"/>
          <w:marBottom w:val="0"/>
          <w:divBdr>
            <w:top w:val="none" w:sz="0" w:space="0" w:color="auto"/>
            <w:left w:val="none" w:sz="0" w:space="0" w:color="auto"/>
            <w:bottom w:val="none" w:sz="0" w:space="0" w:color="auto"/>
            <w:right w:val="none" w:sz="0" w:space="0" w:color="auto"/>
          </w:divBdr>
        </w:div>
        <w:div w:id="1426146833">
          <w:marLeft w:val="0"/>
          <w:marRight w:val="0"/>
          <w:marTop w:val="0"/>
          <w:marBottom w:val="0"/>
          <w:divBdr>
            <w:top w:val="none" w:sz="0" w:space="0" w:color="auto"/>
            <w:left w:val="none" w:sz="0" w:space="0" w:color="auto"/>
            <w:bottom w:val="none" w:sz="0" w:space="0" w:color="auto"/>
            <w:right w:val="none" w:sz="0" w:space="0" w:color="auto"/>
          </w:divBdr>
        </w:div>
        <w:div w:id="479347914">
          <w:marLeft w:val="0"/>
          <w:marRight w:val="0"/>
          <w:marTop w:val="0"/>
          <w:marBottom w:val="0"/>
          <w:divBdr>
            <w:top w:val="none" w:sz="0" w:space="0" w:color="auto"/>
            <w:left w:val="none" w:sz="0" w:space="0" w:color="auto"/>
            <w:bottom w:val="none" w:sz="0" w:space="0" w:color="auto"/>
            <w:right w:val="none" w:sz="0" w:space="0" w:color="auto"/>
          </w:divBdr>
        </w:div>
        <w:div w:id="471796032">
          <w:marLeft w:val="0"/>
          <w:marRight w:val="0"/>
          <w:marTop w:val="0"/>
          <w:marBottom w:val="0"/>
          <w:divBdr>
            <w:top w:val="none" w:sz="0" w:space="0" w:color="auto"/>
            <w:left w:val="none" w:sz="0" w:space="0" w:color="auto"/>
            <w:bottom w:val="none" w:sz="0" w:space="0" w:color="auto"/>
            <w:right w:val="none" w:sz="0" w:space="0" w:color="auto"/>
          </w:divBdr>
        </w:div>
        <w:div w:id="2035035194">
          <w:marLeft w:val="0"/>
          <w:marRight w:val="0"/>
          <w:marTop w:val="0"/>
          <w:marBottom w:val="0"/>
          <w:divBdr>
            <w:top w:val="none" w:sz="0" w:space="0" w:color="auto"/>
            <w:left w:val="none" w:sz="0" w:space="0" w:color="auto"/>
            <w:bottom w:val="none" w:sz="0" w:space="0" w:color="auto"/>
            <w:right w:val="none" w:sz="0" w:space="0" w:color="auto"/>
          </w:divBdr>
        </w:div>
        <w:div w:id="1425103423">
          <w:marLeft w:val="0"/>
          <w:marRight w:val="0"/>
          <w:marTop w:val="0"/>
          <w:marBottom w:val="0"/>
          <w:divBdr>
            <w:top w:val="none" w:sz="0" w:space="0" w:color="auto"/>
            <w:left w:val="none" w:sz="0" w:space="0" w:color="auto"/>
            <w:bottom w:val="none" w:sz="0" w:space="0" w:color="auto"/>
            <w:right w:val="none" w:sz="0" w:space="0" w:color="auto"/>
          </w:divBdr>
        </w:div>
        <w:div w:id="1401126415">
          <w:marLeft w:val="0"/>
          <w:marRight w:val="0"/>
          <w:marTop w:val="0"/>
          <w:marBottom w:val="0"/>
          <w:divBdr>
            <w:top w:val="none" w:sz="0" w:space="0" w:color="auto"/>
            <w:left w:val="none" w:sz="0" w:space="0" w:color="auto"/>
            <w:bottom w:val="none" w:sz="0" w:space="0" w:color="auto"/>
            <w:right w:val="none" w:sz="0" w:space="0" w:color="auto"/>
          </w:divBdr>
        </w:div>
        <w:div w:id="868377379">
          <w:marLeft w:val="0"/>
          <w:marRight w:val="0"/>
          <w:marTop w:val="0"/>
          <w:marBottom w:val="0"/>
          <w:divBdr>
            <w:top w:val="none" w:sz="0" w:space="0" w:color="auto"/>
            <w:left w:val="none" w:sz="0" w:space="0" w:color="auto"/>
            <w:bottom w:val="none" w:sz="0" w:space="0" w:color="auto"/>
            <w:right w:val="none" w:sz="0" w:space="0" w:color="auto"/>
          </w:divBdr>
        </w:div>
        <w:div w:id="1264417517">
          <w:marLeft w:val="0"/>
          <w:marRight w:val="0"/>
          <w:marTop w:val="0"/>
          <w:marBottom w:val="0"/>
          <w:divBdr>
            <w:top w:val="none" w:sz="0" w:space="0" w:color="auto"/>
            <w:left w:val="none" w:sz="0" w:space="0" w:color="auto"/>
            <w:bottom w:val="none" w:sz="0" w:space="0" w:color="auto"/>
            <w:right w:val="none" w:sz="0" w:space="0" w:color="auto"/>
          </w:divBdr>
        </w:div>
        <w:div w:id="1950238848">
          <w:marLeft w:val="0"/>
          <w:marRight w:val="0"/>
          <w:marTop w:val="0"/>
          <w:marBottom w:val="0"/>
          <w:divBdr>
            <w:top w:val="none" w:sz="0" w:space="0" w:color="auto"/>
            <w:left w:val="none" w:sz="0" w:space="0" w:color="auto"/>
            <w:bottom w:val="none" w:sz="0" w:space="0" w:color="auto"/>
            <w:right w:val="none" w:sz="0" w:space="0" w:color="auto"/>
          </w:divBdr>
        </w:div>
        <w:div w:id="2013414257">
          <w:marLeft w:val="0"/>
          <w:marRight w:val="0"/>
          <w:marTop w:val="0"/>
          <w:marBottom w:val="0"/>
          <w:divBdr>
            <w:top w:val="none" w:sz="0" w:space="0" w:color="auto"/>
            <w:left w:val="none" w:sz="0" w:space="0" w:color="auto"/>
            <w:bottom w:val="none" w:sz="0" w:space="0" w:color="auto"/>
            <w:right w:val="none" w:sz="0" w:space="0" w:color="auto"/>
          </w:divBdr>
        </w:div>
        <w:div w:id="1949701993">
          <w:marLeft w:val="0"/>
          <w:marRight w:val="0"/>
          <w:marTop w:val="0"/>
          <w:marBottom w:val="0"/>
          <w:divBdr>
            <w:top w:val="none" w:sz="0" w:space="0" w:color="auto"/>
            <w:left w:val="none" w:sz="0" w:space="0" w:color="auto"/>
            <w:bottom w:val="none" w:sz="0" w:space="0" w:color="auto"/>
            <w:right w:val="none" w:sz="0" w:space="0" w:color="auto"/>
          </w:divBdr>
        </w:div>
        <w:div w:id="604654245">
          <w:marLeft w:val="0"/>
          <w:marRight w:val="0"/>
          <w:marTop w:val="0"/>
          <w:marBottom w:val="0"/>
          <w:divBdr>
            <w:top w:val="none" w:sz="0" w:space="0" w:color="auto"/>
            <w:left w:val="none" w:sz="0" w:space="0" w:color="auto"/>
            <w:bottom w:val="none" w:sz="0" w:space="0" w:color="auto"/>
            <w:right w:val="none" w:sz="0" w:space="0" w:color="auto"/>
          </w:divBdr>
        </w:div>
        <w:div w:id="1155489300">
          <w:marLeft w:val="0"/>
          <w:marRight w:val="0"/>
          <w:marTop w:val="0"/>
          <w:marBottom w:val="0"/>
          <w:divBdr>
            <w:top w:val="none" w:sz="0" w:space="0" w:color="auto"/>
            <w:left w:val="none" w:sz="0" w:space="0" w:color="auto"/>
            <w:bottom w:val="none" w:sz="0" w:space="0" w:color="auto"/>
            <w:right w:val="none" w:sz="0" w:space="0" w:color="auto"/>
          </w:divBdr>
        </w:div>
        <w:div w:id="1259944145">
          <w:marLeft w:val="0"/>
          <w:marRight w:val="0"/>
          <w:marTop w:val="0"/>
          <w:marBottom w:val="0"/>
          <w:divBdr>
            <w:top w:val="none" w:sz="0" w:space="0" w:color="auto"/>
            <w:left w:val="none" w:sz="0" w:space="0" w:color="auto"/>
            <w:bottom w:val="none" w:sz="0" w:space="0" w:color="auto"/>
            <w:right w:val="none" w:sz="0" w:space="0" w:color="auto"/>
          </w:divBdr>
        </w:div>
        <w:div w:id="1118765113">
          <w:marLeft w:val="0"/>
          <w:marRight w:val="0"/>
          <w:marTop w:val="0"/>
          <w:marBottom w:val="0"/>
          <w:divBdr>
            <w:top w:val="none" w:sz="0" w:space="0" w:color="auto"/>
            <w:left w:val="none" w:sz="0" w:space="0" w:color="auto"/>
            <w:bottom w:val="none" w:sz="0" w:space="0" w:color="auto"/>
            <w:right w:val="none" w:sz="0" w:space="0" w:color="auto"/>
          </w:divBdr>
        </w:div>
      </w:divsChild>
    </w:div>
    <w:div w:id="535311781">
      <w:bodyDiv w:val="1"/>
      <w:marLeft w:val="0"/>
      <w:marRight w:val="0"/>
      <w:marTop w:val="0"/>
      <w:marBottom w:val="0"/>
      <w:divBdr>
        <w:top w:val="none" w:sz="0" w:space="0" w:color="auto"/>
        <w:left w:val="none" w:sz="0" w:space="0" w:color="auto"/>
        <w:bottom w:val="none" w:sz="0" w:space="0" w:color="auto"/>
        <w:right w:val="none" w:sz="0" w:space="0" w:color="auto"/>
      </w:divBdr>
    </w:div>
    <w:div w:id="578294139">
      <w:bodyDiv w:val="1"/>
      <w:marLeft w:val="0"/>
      <w:marRight w:val="0"/>
      <w:marTop w:val="0"/>
      <w:marBottom w:val="0"/>
      <w:divBdr>
        <w:top w:val="none" w:sz="0" w:space="0" w:color="auto"/>
        <w:left w:val="none" w:sz="0" w:space="0" w:color="auto"/>
        <w:bottom w:val="none" w:sz="0" w:space="0" w:color="auto"/>
        <w:right w:val="none" w:sz="0" w:space="0" w:color="auto"/>
      </w:divBdr>
    </w:div>
    <w:div w:id="589657410">
      <w:bodyDiv w:val="1"/>
      <w:marLeft w:val="0"/>
      <w:marRight w:val="0"/>
      <w:marTop w:val="0"/>
      <w:marBottom w:val="0"/>
      <w:divBdr>
        <w:top w:val="none" w:sz="0" w:space="0" w:color="auto"/>
        <w:left w:val="none" w:sz="0" w:space="0" w:color="auto"/>
        <w:bottom w:val="none" w:sz="0" w:space="0" w:color="auto"/>
        <w:right w:val="none" w:sz="0" w:space="0" w:color="auto"/>
      </w:divBdr>
      <w:divsChild>
        <w:div w:id="97796348">
          <w:marLeft w:val="547"/>
          <w:marRight w:val="0"/>
          <w:marTop w:val="0"/>
          <w:marBottom w:val="0"/>
          <w:divBdr>
            <w:top w:val="none" w:sz="0" w:space="0" w:color="auto"/>
            <w:left w:val="none" w:sz="0" w:space="0" w:color="auto"/>
            <w:bottom w:val="none" w:sz="0" w:space="0" w:color="auto"/>
            <w:right w:val="none" w:sz="0" w:space="0" w:color="auto"/>
          </w:divBdr>
        </w:div>
        <w:div w:id="119734853">
          <w:marLeft w:val="547"/>
          <w:marRight w:val="0"/>
          <w:marTop w:val="0"/>
          <w:marBottom w:val="0"/>
          <w:divBdr>
            <w:top w:val="none" w:sz="0" w:space="0" w:color="auto"/>
            <w:left w:val="none" w:sz="0" w:space="0" w:color="auto"/>
            <w:bottom w:val="none" w:sz="0" w:space="0" w:color="auto"/>
            <w:right w:val="none" w:sz="0" w:space="0" w:color="auto"/>
          </w:divBdr>
        </w:div>
        <w:div w:id="202332705">
          <w:marLeft w:val="547"/>
          <w:marRight w:val="0"/>
          <w:marTop w:val="0"/>
          <w:marBottom w:val="0"/>
          <w:divBdr>
            <w:top w:val="none" w:sz="0" w:space="0" w:color="auto"/>
            <w:left w:val="none" w:sz="0" w:space="0" w:color="auto"/>
            <w:bottom w:val="none" w:sz="0" w:space="0" w:color="auto"/>
            <w:right w:val="none" w:sz="0" w:space="0" w:color="auto"/>
          </w:divBdr>
        </w:div>
        <w:div w:id="378747073">
          <w:marLeft w:val="547"/>
          <w:marRight w:val="0"/>
          <w:marTop w:val="0"/>
          <w:marBottom w:val="0"/>
          <w:divBdr>
            <w:top w:val="none" w:sz="0" w:space="0" w:color="auto"/>
            <w:left w:val="none" w:sz="0" w:space="0" w:color="auto"/>
            <w:bottom w:val="none" w:sz="0" w:space="0" w:color="auto"/>
            <w:right w:val="none" w:sz="0" w:space="0" w:color="auto"/>
          </w:divBdr>
        </w:div>
        <w:div w:id="801505590">
          <w:marLeft w:val="547"/>
          <w:marRight w:val="0"/>
          <w:marTop w:val="0"/>
          <w:marBottom w:val="0"/>
          <w:divBdr>
            <w:top w:val="none" w:sz="0" w:space="0" w:color="auto"/>
            <w:left w:val="none" w:sz="0" w:space="0" w:color="auto"/>
            <w:bottom w:val="none" w:sz="0" w:space="0" w:color="auto"/>
            <w:right w:val="none" w:sz="0" w:space="0" w:color="auto"/>
          </w:divBdr>
        </w:div>
        <w:div w:id="1458715708">
          <w:marLeft w:val="547"/>
          <w:marRight w:val="0"/>
          <w:marTop w:val="0"/>
          <w:marBottom w:val="0"/>
          <w:divBdr>
            <w:top w:val="none" w:sz="0" w:space="0" w:color="auto"/>
            <w:left w:val="none" w:sz="0" w:space="0" w:color="auto"/>
            <w:bottom w:val="none" w:sz="0" w:space="0" w:color="auto"/>
            <w:right w:val="none" w:sz="0" w:space="0" w:color="auto"/>
          </w:divBdr>
        </w:div>
        <w:div w:id="1537351685">
          <w:marLeft w:val="547"/>
          <w:marRight w:val="0"/>
          <w:marTop w:val="0"/>
          <w:marBottom w:val="0"/>
          <w:divBdr>
            <w:top w:val="none" w:sz="0" w:space="0" w:color="auto"/>
            <w:left w:val="none" w:sz="0" w:space="0" w:color="auto"/>
            <w:bottom w:val="none" w:sz="0" w:space="0" w:color="auto"/>
            <w:right w:val="none" w:sz="0" w:space="0" w:color="auto"/>
          </w:divBdr>
        </w:div>
        <w:div w:id="1716856408">
          <w:marLeft w:val="547"/>
          <w:marRight w:val="0"/>
          <w:marTop w:val="0"/>
          <w:marBottom w:val="0"/>
          <w:divBdr>
            <w:top w:val="none" w:sz="0" w:space="0" w:color="auto"/>
            <w:left w:val="none" w:sz="0" w:space="0" w:color="auto"/>
            <w:bottom w:val="none" w:sz="0" w:space="0" w:color="auto"/>
            <w:right w:val="none" w:sz="0" w:space="0" w:color="auto"/>
          </w:divBdr>
        </w:div>
        <w:div w:id="1832283717">
          <w:marLeft w:val="547"/>
          <w:marRight w:val="0"/>
          <w:marTop w:val="0"/>
          <w:marBottom w:val="0"/>
          <w:divBdr>
            <w:top w:val="none" w:sz="0" w:space="0" w:color="auto"/>
            <w:left w:val="none" w:sz="0" w:space="0" w:color="auto"/>
            <w:bottom w:val="none" w:sz="0" w:space="0" w:color="auto"/>
            <w:right w:val="none" w:sz="0" w:space="0" w:color="auto"/>
          </w:divBdr>
        </w:div>
        <w:div w:id="1857496469">
          <w:marLeft w:val="547"/>
          <w:marRight w:val="0"/>
          <w:marTop w:val="0"/>
          <w:marBottom w:val="0"/>
          <w:divBdr>
            <w:top w:val="none" w:sz="0" w:space="0" w:color="auto"/>
            <w:left w:val="none" w:sz="0" w:space="0" w:color="auto"/>
            <w:bottom w:val="none" w:sz="0" w:space="0" w:color="auto"/>
            <w:right w:val="none" w:sz="0" w:space="0" w:color="auto"/>
          </w:divBdr>
        </w:div>
        <w:div w:id="1937906287">
          <w:marLeft w:val="547"/>
          <w:marRight w:val="0"/>
          <w:marTop w:val="0"/>
          <w:marBottom w:val="0"/>
          <w:divBdr>
            <w:top w:val="none" w:sz="0" w:space="0" w:color="auto"/>
            <w:left w:val="none" w:sz="0" w:space="0" w:color="auto"/>
            <w:bottom w:val="none" w:sz="0" w:space="0" w:color="auto"/>
            <w:right w:val="none" w:sz="0" w:space="0" w:color="auto"/>
          </w:divBdr>
        </w:div>
        <w:div w:id="1986275227">
          <w:marLeft w:val="547"/>
          <w:marRight w:val="0"/>
          <w:marTop w:val="0"/>
          <w:marBottom w:val="0"/>
          <w:divBdr>
            <w:top w:val="none" w:sz="0" w:space="0" w:color="auto"/>
            <w:left w:val="none" w:sz="0" w:space="0" w:color="auto"/>
            <w:bottom w:val="none" w:sz="0" w:space="0" w:color="auto"/>
            <w:right w:val="none" w:sz="0" w:space="0" w:color="auto"/>
          </w:divBdr>
        </w:div>
      </w:divsChild>
    </w:div>
    <w:div w:id="637297046">
      <w:bodyDiv w:val="1"/>
      <w:marLeft w:val="0"/>
      <w:marRight w:val="0"/>
      <w:marTop w:val="0"/>
      <w:marBottom w:val="0"/>
      <w:divBdr>
        <w:top w:val="none" w:sz="0" w:space="0" w:color="auto"/>
        <w:left w:val="none" w:sz="0" w:space="0" w:color="auto"/>
        <w:bottom w:val="none" w:sz="0" w:space="0" w:color="auto"/>
        <w:right w:val="none" w:sz="0" w:space="0" w:color="auto"/>
      </w:divBdr>
      <w:divsChild>
        <w:div w:id="1584953221">
          <w:marLeft w:val="0"/>
          <w:marRight w:val="0"/>
          <w:marTop w:val="0"/>
          <w:marBottom w:val="0"/>
          <w:divBdr>
            <w:top w:val="none" w:sz="0" w:space="0" w:color="auto"/>
            <w:left w:val="none" w:sz="0" w:space="0" w:color="auto"/>
            <w:bottom w:val="none" w:sz="0" w:space="0" w:color="auto"/>
            <w:right w:val="none" w:sz="0" w:space="0" w:color="auto"/>
          </w:divBdr>
        </w:div>
        <w:div w:id="1627545147">
          <w:marLeft w:val="0"/>
          <w:marRight w:val="0"/>
          <w:marTop w:val="0"/>
          <w:marBottom w:val="0"/>
          <w:divBdr>
            <w:top w:val="none" w:sz="0" w:space="0" w:color="auto"/>
            <w:left w:val="none" w:sz="0" w:space="0" w:color="auto"/>
            <w:bottom w:val="none" w:sz="0" w:space="0" w:color="auto"/>
            <w:right w:val="none" w:sz="0" w:space="0" w:color="auto"/>
          </w:divBdr>
        </w:div>
        <w:div w:id="752240095">
          <w:marLeft w:val="0"/>
          <w:marRight w:val="0"/>
          <w:marTop w:val="0"/>
          <w:marBottom w:val="0"/>
          <w:divBdr>
            <w:top w:val="none" w:sz="0" w:space="0" w:color="auto"/>
            <w:left w:val="none" w:sz="0" w:space="0" w:color="auto"/>
            <w:bottom w:val="none" w:sz="0" w:space="0" w:color="auto"/>
            <w:right w:val="none" w:sz="0" w:space="0" w:color="auto"/>
          </w:divBdr>
        </w:div>
        <w:div w:id="704796636">
          <w:marLeft w:val="0"/>
          <w:marRight w:val="0"/>
          <w:marTop w:val="0"/>
          <w:marBottom w:val="0"/>
          <w:divBdr>
            <w:top w:val="none" w:sz="0" w:space="0" w:color="auto"/>
            <w:left w:val="none" w:sz="0" w:space="0" w:color="auto"/>
            <w:bottom w:val="none" w:sz="0" w:space="0" w:color="auto"/>
            <w:right w:val="none" w:sz="0" w:space="0" w:color="auto"/>
          </w:divBdr>
        </w:div>
        <w:div w:id="666594228">
          <w:marLeft w:val="0"/>
          <w:marRight w:val="0"/>
          <w:marTop w:val="0"/>
          <w:marBottom w:val="0"/>
          <w:divBdr>
            <w:top w:val="none" w:sz="0" w:space="0" w:color="auto"/>
            <w:left w:val="none" w:sz="0" w:space="0" w:color="auto"/>
            <w:bottom w:val="none" w:sz="0" w:space="0" w:color="auto"/>
            <w:right w:val="none" w:sz="0" w:space="0" w:color="auto"/>
          </w:divBdr>
        </w:div>
        <w:div w:id="79723325">
          <w:marLeft w:val="0"/>
          <w:marRight w:val="0"/>
          <w:marTop w:val="0"/>
          <w:marBottom w:val="0"/>
          <w:divBdr>
            <w:top w:val="none" w:sz="0" w:space="0" w:color="auto"/>
            <w:left w:val="none" w:sz="0" w:space="0" w:color="auto"/>
            <w:bottom w:val="none" w:sz="0" w:space="0" w:color="auto"/>
            <w:right w:val="none" w:sz="0" w:space="0" w:color="auto"/>
          </w:divBdr>
        </w:div>
        <w:div w:id="263535045">
          <w:marLeft w:val="0"/>
          <w:marRight w:val="0"/>
          <w:marTop w:val="0"/>
          <w:marBottom w:val="0"/>
          <w:divBdr>
            <w:top w:val="none" w:sz="0" w:space="0" w:color="auto"/>
            <w:left w:val="none" w:sz="0" w:space="0" w:color="auto"/>
            <w:bottom w:val="none" w:sz="0" w:space="0" w:color="auto"/>
            <w:right w:val="none" w:sz="0" w:space="0" w:color="auto"/>
          </w:divBdr>
        </w:div>
        <w:div w:id="1623220960">
          <w:marLeft w:val="0"/>
          <w:marRight w:val="0"/>
          <w:marTop w:val="0"/>
          <w:marBottom w:val="0"/>
          <w:divBdr>
            <w:top w:val="none" w:sz="0" w:space="0" w:color="auto"/>
            <w:left w:val="none" w:sz="0" w:space="0" w:color="auto"/>
            <w:bottom w:val="none" w:sz="0" w:space="0" w:color="auto"/>
            <w:right w:val="none" w:sz="0" w:space="0" w:color="auto"/>
          </w:divBdr>
        </w:div>
        <w:div w:id="1257591504">
          <w:marLeft w:val="0"/>
          <w:marRight w:val="0"/>
          <w:marTop w:val="0"/>
          <w:marBottom w:val="0"/>
          <w:divBdr>
            <w:top w:val="none" w:sz="0" w:space="0" w:color="auto"/>
            <w:left w:val="none" w:sz="0" w:space="0" w:color="auto"/>
            <w:bottom w:val="none" w:sz="0" w:space="0" w:color="auto"/>
            <w:right w:val="none" w:sz="0" w:space="0" w:color="auto"/>
          </w:divBdr>
        </w:div>
        <w:div w:id="246228497">
          <w:marLeft w:val="0"/>
          <w:marRight w:val="0"/>
          <w:marTop w:val="0"/>
          <w:marBottom w:val="0"/>
          <w:divBdr>
            <w:top w:val="none" w:sz="0" w:space="0" w:color="auto"/>
            <w:left w:val="none" w:sz="0" w:space="0" w:color="auto"/>
            <w:bottom w:val="none" w:sz="0" w:space="0" w:color="auto"/>
            <w:right w:val="none" w:sz="0" w:space="0" w:color="auto"/>
          </w:divBdr>
        </w:div>
        <w:div w:id="1943565574">
          <w:marLeft w:val="0"/>
          <w:marRight w:val="0"/>
          <w:marTop w:val="0"/>
          <w:marBottom w:val="0"/>
          <w:divBdr>
            <w:top w:val="none" w:sz="0" w:space="0" w:color="auto"/>
            <w:left w:val="none" w:sz="0" w:space="0" w:color="auto"/>
            <w:bottom w:val="none" w:sz="0" w:space="0" w:color="auto"/>
            <w:right w:val="none" w:sz="0" w:space="0" w:color="auto"/>
          </w:divBdr>
        </w:div>
        <w:div w:id="441537539">
          <w:marLeft w:val="0"/>
          <w:marRight w:val="0"/>
          <w:marTop w:val="0"/>
          <w:marBottom w:val="0"/>
          <w:divBdr>
            <w:top w:val="none" w:sz="0" w:space="0" w:color="auto"/>
            <w:left w:val="none" w:sz="0" w:space="0" w:color="auto"/>
            <w:bottom w:val="none" w:sz="0" w:space="0" w:color="auto"/>
            <w:right w:val="none" w:sz="0" w:space="0" w:color="auto"/>
          </w:divBdr>
        </w:div>
        <w:div w:id="643659885">
          <w:marLeft w:val="0"/>
          <w:marRight w:val="0"/>
          <w:marTop w:val="0"/>
          <w:marBottom w:val="0"/>
          <w:divBdr>
            <w:top w:val="none" w:sz="0" w:space="0" w:color="auto"/>
            <w:left w:val="none" w:sz="0" w:space="0" w:color="auto"/>
            <w:bottom w:val="none" w:sz="0" w:space="0" w:color="auto"/>
            <w:right w:val="none" w:sz="0" w:space="0" w:color="auto"/>
          </w:divBdr>
        </w:div>
        <w:div w:id="684870879">
          <w:marLeft w:val="0"/>
          <w:marRight w:val="0"/>
          <w:marTop w:val="0"/>
          <w:marBottom w:val="0"/>
          <w:divBdr>
            <w:top w:val="none" w:sz="0" w:space="0" w:color="auto"/>
            <w:left w:val="none" w:sz="0" w:space="0" w:color="auto"/>
            <w:bottom w:val="none" w:sz="0" w:space="0" w:color="auto"/>
            <w:right w:val="none" w:sz="0" w:space="0" w:color="auto"/>
          </w:divBdr>
        </w:div>
        <w:div w:id="546994068">
          <w:marLeft w:val="0"/>
          <w:marRight w:val="0"/>
          <w:marTop w:val="0"/>
          <w:marBottom w:val="0"/>
          <w:divBdr>
            <w:top w:val="none" w:sz="0" w:space="0" w:color="auto"/>
            <w:left w:val="none" w:sz="0" w:space="0" w:color="auto"/>
            <w:bottom w:val="none" w:sz="0" w:space="0" w:color="auto"/>
            <w:right w:val="none" w:sz="0" w:space="0" w:color="auto"/>
          </w:divBdr>
        </w:div>
        <w:div w:id="21782506">
          <w:marLeft w:val="0"/>
          <w:marRight w:val="0"/>
          <w:marTop w:val="0"/>
          <w:marBottom w:val="0"/>
          <w:divBdr>
            <w:top w:val="none" w:sz="0" w:space="0" w:color="auto"/>
            <w:left w:val="none" w:sz="0" w:space="0" w:color="auto"/>
            <w:bottom w:val="none" w:sz="0" w:space="0" w:color="auto"/>
            <w:right w:val="none" w:sz="0" w:space="0" w:color="auto"/>
          </w:divBdr>
        </w:div>
        <w:div w:id="830363893">
          <w:marLeft w:val="0"/>
          <w:marRight w:val="0"/>
          <w:marTop w:val="0"/>
          <w:marBottom w:val="0"/>
          <w:divBdr>
            <w:top w:val="none" w:sz="0" w:space="0" w:color="auto"/>
            <w:left w:val="none" w:sz="0" w:space="0" w:color="auto"/>
            <w:bottom w:val="none" w:sz="0" w:space="0" w:color="auto"/>
            <w:right w:val="none" w:sz="0" w:space="0" w:color="auto"/>
          </w:divBdr>
        </w:div>
        <w:div w:id="1118060115">
          <w:marLeft w:val="0"/>
          <w:marRight w:val="0"/>
          <w:marTop w:val="0"/>
          <w:marBottom w:val="0"/>
          <w:divBdr>
            <w:top w:val="none" w:sz="0" w:space="0" w:color="auto"/>
            <w:left w:val="none" w:sz="0" w:space="0" w:color="auto"/>
            <w:bottom w:val="none" w:sz="0" w:space="0" w:color="auto"/>
            <w:right w:val="none" w:sz="0" w:space="0" w:color="auto"/>
          </w:divBdr>
        </w:div>
        <w:div w:id="176580901">
          <w:marLeft w:val="0"/>
          <w:marRight w:val="0"/>
          <w:marTop w:val="0"/>
          <w:marBottom w:val="0"/>
          <w:divBdr>
            <w:top w:val="none" w:sz="0" w:space="0" w:color="auto"/>
            <w:left w:val="none" w:sz="0" w:space="0" w:color="auto"/>
            <w:bottom w:val="none" w:sz="0" w:space="0" w:color="auto"/>
            <w:right w:val="none" w:sz="0" w:space="0" w:color="auto"/>
          </w:divBdr>
        </w:div>
        <w:div w:id="1273895837">
          <w:marLeft w:val="0"/>
          <w:marRight w:val="0"/>
          <w:marTop w:val="0"/>
          <w:marBottom w:val="0"/>
          <w:divBdr>
            <w:top w:val="none" w:sz="0" w:space="0" w:color="auto"/>
            <w:left w:val="none" w:sz="0" w:space="0" w:color="auto"/>
            <w:bottom w:val="none" w:sz="0" w:space="0" w:color="auto"/>
            <w:right w:val="none" w:sz="0" w:space="0" w:color="auto"/>
          </w:divBdr>
        </w:div>
        <w:div w:id="1904948080">
          <w:marLeft w:val="0"/>
          <w:marRight w:val="0"/>
          <w:marTop w:val="0"/>
          <w:marBottom w:val="0"/>
          <w:divBdr>
            <w:top w:val="none" w:sz="0" w:space="0" w:color="auto"/>
            <w:left w:val="none" w:sz="0" w:space="0" w:color="auto"/>
            <w:bottom w:val="none" w:sz="0" w:space="0" w:color="auto"/>
            <w:right w:val="none" w:sz="0" w:space="0" w:color="auto"/>
          </w:divBdr>
        </w:div>
        <w:div w:id="1598832068">
          <w:marLeft w:val="0"/>
          <w:marRight w:val="0"/>
          <w:marTop w:val="0"/>
          <w:marBottom w:val="0"/>
          <w:divBdr>
            <w:top w:val="none" w:sz="0" w:space="0" w:color="auto"/>
            <w:left w:val="none" w:sz="0" w:space="0" w:color="auto"/>
            <w:bottom w:val="none" w:sz="0" w:space="0" w:color="auto"/>
            <w:right w:val="none" w:sz="0" w:space="0" w:color="auto"/>
          </w:divBdr>
        </w:div>
        <w:div w:id="815994080">
          <w:marLeft w:val="0"/>
          <w:marRight w:val="0"/>
          <w:marTop w:val="0"/>
          <w:marBottom w:val="0"/>
          <w:divBdr>
            <w:top w:val="none" w:sz="0" w:space="0" w:color="auto"/>
            <w:left w:val="none" w:sz="0" w:space="0" w:color="auto"/>
            <w:bottom w:val="none" w:sz="0" w:space="0" w:color="auto"/>
            <w:right w:val="none" w:sz="0" w:space="0" w:color="auto"/>
          </w:divBdr>
        </w:div>
        <w:div w:id="1767575022">
          <w:marLeft w:val="0"/>
          <w:marRight w:val="0"/>
          <w:marTop w:val="0"/>
          <w:marBottom w:val="0"/>
          <w:divBdr>
            <w:top w:val="none" w:sz="0" w:space="0" w:color="auto"/>
            <w:left w:val="none" w:sz="0" w:space="0" w:color="auto"/>
            <w:bottom w:val="none" w:sz="0" w:space="0" w:color="auto"/>
            <w:right w:val="none" w:sz="0" w:space="0" w:color="auto"/>
          </w:divBdr>
        </w:div>
        <w:div w:id="1631983208">
          <w:marLeft w:val="0"/>
          <w:marRight w:val="0"/>
          <w:marTop w:val="0"/>
          <w:marBottom w:val="0"/>
          <w:divBdr>
            <w:top w:val="none" w:sz="0" w:space="0" w:color="auto"/>
            <w:left w:val="none" w:sz="0" w:space="0" w:color="auto"/>
            <w:bottom w:val="none" w:sz="0" w:space="0" w:color="auto"/>
            <w:right w:val="none" w:sz="0" w:space="0" w:color="auto"/>
          </w:divBdr>
        </w:div>
        <w:div w:id="796486274">
          <w:marLeft w:val="0"/>
          <w:marRight w:val="0"/>
          <w:marTop w:val="0"/>
          <w:marBottom w:val="0"/>
          <w:divBdr>
            <w:top w:val="none" w:sz="0" w:space="0" w:color="auto"/>
            <w:left w:val="none" w:sz="0" w:space="0" w:color="auto"/>
            <w:bottom w:val="none" w:sz="0" w:space="0" w:color="auto"/>
            <w:right w:val="none" w:sz="0" w:space="0" w:color="auto"/>
          </w:divBdr>
        </w:div>
      </w:divsChild>
    </w:div>
    <w:div w:id="639846018">
      <w:bodyDiv w:val="1"/>
      <w:marLeft w:val="0"/>
      <w:marRight w:val="0"/>
      <w:marTop w:val="0"/>
      <w:marBottom w:val="0"/>
      <w:divBdr>
        <w:top w:val="none" w:sz="0" w:space="0" w:color="auto"/>
        <w:left w:val="none" w:sz="0" w:space="0" w:color="auto"/>
        <w:bottom w:val="none" w:sz="0" w:space="0" w:color="auto"/>
        <w:right w:val="none" w:sz="0" w:space="0" w:color="auto"/>
      </w:divBdr>
      <w:divsChild>
        <w:div w:id="1668555995">
          <w:marLeft w:val="0"/>
          <w:marRight w:val="0"/>
          <w:marTop w:val="0"/>
          <w:marBottom w:val="0"/>
          <w:divBdr>
            <w:top w:val="none" w:sz="0" w:space="0" w:color="auto"/>
            <w:left w:val="none" w:sz="0" w:space="0" w:color="auto"/>
            <w:bottom w:val="none" w:sz="0" w:space="0" w:color="auto"/>
            <w:right w:val="none" w:sz="0" w:space="0" w:color="auto"/>
          </w:divBdr>
        </w:div>
        <w:div w:id="189071808">
          <w:marLeft w:val="0"/>
          <w:marRight w:val="0"/>
          <w:marTop w:val="0"/>
          <w:marBottom w:val="0"/>
          <w:divBdr>
            <w:top w:val="none" w:sz="0" w:space="0" w:color="auto"/>
            <w:left w:val="none" w:sz="0" w:space="0" w:color="auto"/>
            <w:bottom w:val="none" w:sz="0" w:space="0" w:color="auto"/>
            <w:right w:val="none" w:sz="0" w:space="0" w:color="auto"/>
          </w:divBdr>
        </w:div>
        <w:div w:id="1035735066">
          <w:marLeft w:val="0"/>
          <w:marRight w:val="0"/>
          <w:marTop w:val="0"/>
          <w:marBottom w:val="0"/>
          <w:divBdr>
            <w:top w:val="none" w:sz="0" w:space="0" w:color="auto"/>
            <w:left w:val="none" w:sz="0" w:space="0" w:color="auto"/>
            <w:bottom w:val="none" w:sz="0" w:space="0" w:color="auto"/>
            <w:right w:val="none" w:sz="0" w:space="0" w:color="auto"/>
          </w:divBdr>
        </w:div>
        <w:div w:id="1126002329">
          <w:marLeft w:val="0"/>
          <w:marRight w:val="0"/>
          <w:marTop w:val="0"/>
          <w:marBottom w:val="0"/>
          <w:divBdr>
            <w:top w:val="none" w:sz="0" w:space="0" w:color="auto"/>
            <w:left w:val="none" w:sz="0" w:space="0" w:color="auto"/>
            <w:bottom w:val="none" w:sz="0" w:space="0" w:color="auto"/>
            <w:right w:val="none" w:sz="0" w:space="0" w:color="auto"/>
          </w:divBdr>
        </w:div>
        <w:div w:id="461384520">
          <w:marLeft w:val="0"/>
          <w:marRight w:val="0"/>
          <w:marTop w:val="0"/>
          <w:marBottom w:val="0"/>
          <w:divBdr>
            <w:top w:val="none" w:sz="0" w:space="0" w:color="auto"/>
            <w:left w:val="none" w:sz="0" w:space="0" w:color="auto"/>
            <w:bottom w:val="none" w:sz="0" w:space="0" w:color="auto"/>
            <w:right w:val="none" w:sz="0" w:space="0" w:color="auto"/>
          </w:divBdr>
        </w:div>
        <w:div w:id="15930166">
          <w:marLeft w:val="0"/>
          <w:marRight w:val="0"/>
          <w:marTop w:val="0"/>
          <w:marBottom w:val="0"/>
          <w:divBdr>
            <w:top w:val="none" w:sz="0" w:space="0" w:color="auto"/>
            <w:left w:val="none" w:sz="0" w:space="0" w:color="auto"/>
            <w:bottom w:val="none" w:sz="0" w:space="0" w:color="auto"/>
            <w:right w:val="none" w:sz="0" w:space="0" w:color="auto"/>
          </w:divBdr>
        </w:div>
        <w:div w:id="329866485">
          <w:marLeft w:val="0"/>
          <w:marRight w:val="0"/>
          <w:marTop w:val="0"/>
          <w:marBottom w:val="0"/>
          <w:divBdr>
            <w:top w:val="none" w:sz="0" w:space="0" w:color="auto"/>
            <w:left w:val="none" w:sz="0" w:space="0" w:color="auto"/>
            <w:bottom w:val="none" w:sz="0" w:space="0" w:color="auto"/>
            <w:right w:val="none" w:sz="0" w:space="0" w:color="auto"/>
          </w:divBdr>
        </w:div>
        <w:div w:id="1057587020">
          <w:marLeft w:val="0"/>
          <w:marRight w:val="0"/>
          <w:marTop w:val="0"/>
          <w:marBottom w:val="0"/>
          <w:divBdr>
            <w:top w:val="none" w:sz="0" w:space="0" w:color="auto"/>
            <w:left w:val="none" w:sz="0" w:space="0" w:color="auto"/>
            <w:bottom w:val="none" w:sz="0" w:space="0" w:color="auto"/>
            <w:right w:val="none" w:sz="0" w:space="0" w:color="auto"/>
          </w:divBdr>
        </w:div>
        <w:div w:id="903686658">
          <w:marLeft w:val="0"/>
          <w:marRight w:val="0"/>
          <w:marTop w:val="0"/>
          <w:marBottom w:val="0"/>
          <w:divBdr>
            <w:top w:val="none" w:sz="0" w:space="0" w:color="auto"/>
            <w:left w:val="none" w:sz="0" w:space="0" w:color="auto"/>
            <w:bottom w:val="none" w:sz="0" w:space="0" w:color="auto"/>
            <w:right w:val="none" w:sz="0" w:space="0" w:color="auto"/>
          </w:divBdr>
        </w:div>
        <w:div w:id="778456627">
          <w:marLeft w:val="0"/>
          <w:marRight w:val="0"/>
          <w:marTop w:val="0"/>
          <w:marBottom w:val="0"/>
          <w:divBdr>
            <w:top w:val="none" w:sz="0" w:space="0" w:color="auto"/>
            <w:left w:val="none" w:sz="0" w:space="0" w:color="auto"/>
            <w:bottom w:val="none" w:sz="0" w:space="0" w:color="auto"/>
            <w:right w:val="none" w:sz="0" w:space="0" w:color="auto"/>
          </w:divBdr>
        </w:div>
        <w:div w:id="388842601">
          <w:marLeft w:val="0"/>
          <w:marRight w:val="0"/>
          <w:marTop w:val="0"/>
          <w:marBottom w:val="0"/>
          <w:divBdr>
            <w:top w:val="none" w:sz="0" w:space="0" w:color="auto"/>
            <w:left w:val="none" w:sz="0" w:space="0" w:color="auto"/>
            <w:bottom w:val="none" w:sz="0" w:space="0" w:color="auto"/>
            <w:right w:val="none" w:sz="0" w:space="0" w:color="auto"/>
          </w:divBdr>
        </w:div>
        <w:div w:id="403647631">
          <w:marLeft w:val="0"/>
          <w:marRight w:val="0"/>
          <w:marTop w:val="0"/>
          <w:marBottom w:val="0"/>
          <w:divBdr>
            <w:top w:val="none" w:sz="0" w:space="0" w:color="auto"/>
            <w:left w:val="none" w:sz="0" w:space="0" w:color="auto"/>
            <w:bottom w:val="none" w:sz="0" w:space="0" w:color="auto"/>
            <w:right w:val="none" w:sz="0" w:space="0" w:color="auto"/>
          </w:divBdr>
        </w:div>
        <w:div w:id="2143041149">
          <w:marLeft w:val="0"/>
          <w:marRight w:val="0"/>
          <w:marTop w:val="0"/>
          <w:marBottom w:val="0"/>
          <w:divBdr>
            <w:top w:val="none" w:sz="0" w:space="0" w:color="auto"/>
            <w:left w:val="none" w:sz="0" w:space="0" w:color="auto"/>
            <w:bottom w:val="none" w:sz="0" w:space="0" w:color="auto"/>
            <w:right w:val="none" w:sz="0" w:space="0" w:color="auto"/>
          </w:divBdr>
        </w:div>
        <w:div w:id="1763331265">
          <w:marLeft w:val="0"/>
          <w:marRight w:val="0"/>
          <w:marTop w:val="0"/>
          <w:marBottom w:val="0"/>
          <w:divBdr>
            <w:top w:val="none" w:sz="0" w:space="0" w:color="auto"/>
            <w:left w:val="none" w:sz="0" w:space="0" w:color="auto"/>
            <w:bottom w:val="none" w:sz="0" w:space="0" w:color="auto"/>
            <w:right w:val="none" w:sz="0" w:space="0" w:color="auto"/>
          </w:divBdr>
        </w:div>
        <w:div w:id="938097717">
          <w:marLeft w:val="0"/>
          <w:marRight w:val="0"/>
          <w:marTop w:val="0"/>
          <w:marBottom w:val="0"/>
          <w:divBdr>
            <w:top w:val="none" w:sz="0" w:space="0" w:color="auto"/>
            <w:left w:val="none" w:sz="0" w:space="0" w:color="auto"/>
            <w:bottom w:val="none" w:sz="0" w:space="0" w:color="auto"/>
            <w:right w:val="none" w:sz="0" w:space="0" w:color="auto"/>
          </w:divBdr>
        </w:div>
        <w:div w:id="1754470693">
          <w:marLeft w:val="0"/>
          <w:marRight w:val="0"/>
          <w:marTop w:val="0"/>
          <w:marBottom w:val="0"/>
          <w:divBdr>
            <w:top w:val="none" w:sz="0" w:space="0" w:color="auto"/>
            <w:left w:val="none" w:sz="0" w:space="0" w:color="auto"/>
            <w:bottom w:val="none" w:sz="0" w:space="0" w:color="auto"/>
            <w:right w:val="none" w:sz="0" w:space="0" w:color="auto"/>
          </w:divBdr>
        </w:div>
        <w:div w:id="831872315">
          <w:marLeft w:val="0"/>
          <w:marRight w:val="0"/>
          <w:marTop w:val="0"/>
          <w:marBottom w:val="0"/>
          <w:divBdr>
            <w:top w:val="none" w:sz="0" w:space="0" w:color="auto"/>
            <w:left w:val="none" w:sz="0" w:space="0" w:color="auto"/>
            <w:bottom w:val="none" w:sz="0" w:space="0" w:color="auto"/>
            <w:right w:val="none" w:sz="0" w:space="0" w:color="auto"/>
          </w:divBdr>
        </w:div>
        <w:div w:id="1465153108">
          <w:marLeft w:val="0"/>
          <w:marRight w:val="0"/>
          <w:marTop w:val="0"/>
          <w:marBottom w:val="0"/>
          <w:divBdr>
            <w:top w:val="none" w:sz="0" w:space="0" w:color="auto"/>
            <w:left w:val="none" w:sz="0" w:space="0" w:color="auto"/>
            <w:bottom w:val="none" w:sz="0" w:space="0" w:color="auto"/>
            <w:right w:val="none" w:sz="0" w:space="0" w:color="auto"/>
          </w:divBdr>
        </w:div>
        <w:div w:id="479539137">
          <w:marLeft w:val="0"/>
          <w:marRight w:val="0"/>
          <w:marTop w:val="0"/>
          <w:marBottom w:val="0"/>
          <w:divBdr>
            <w:top w:val="none" w:sz="0" w:space="0" w:color="auto"/>
            <w:left w:val="none" w:sz="0" w:space="0" w:color="auto"/>
            <w:bottom w:val="none" w:sz="0" w:space="0" w:color="auto"/>
            <w:right w:val="none" w:sz="0" w:space="0" w:color="auto"/>
          </w:divBdr>
        </w:div>
        <w:div w:id="388189930">
          <w:marLeft w:val="0"/>
          <w:marRight w:val="0"/>
          <w:marTop w:val="0"/>
          <w:marBottom w:val="0"/>
          <w:divBdr>
            <w:top w:val="none" w:sz="0" w:space="0" w:color="auto"/>
            <w:left w:val="none" w:sz="0" w:space="0" w:color="auto"/>
            <w:bottom w:val="none" w:sz="0" w:space="0" w:color="auto"/>
            <w:right w:val="none" w:sz="0" w:space="0" w:color="auto"/>
          </w:divBdr>
        </w:div>
        <w:div w:id="329138949">
          <w:marLeft w:val="0"/>
          <w:marRight w:val="0"/>
          <w:marTop w:val="0"/>
          <w:marBottom w:val="0"/>
          <w:divBdr>
            <w:top w:val="none" w:sz="0" w:space="0" w:color="auto"/>
            <w:left w:val="none" w:sz="0" w:space="0" w:color="auto"/>
            <w:bottom w:val="none" w:sz="0" w:space="0" w:color="auto"/>
            <w:right w:val="none" w:sz="0" w:space="0" w:color="auto"/>
          </w:divBdr>
        </w:div>
        <w:div w:id="1163812590">
          <w:marLeft w:val="0"/>
          <w:marRight w:val="0"/>
          <w:marTop w:val="0"/>
          <w:marBottom w:val="0"/>
          <w:divBdr>
            <w:top w:val="none" w:sz="0" w:space="0" w:color="auto"/>
            <w:left w:val="none" w:sz="0" w:space="0" w:color="auto"/>
            <w:bottom w:val="none" w:sz="0" w:space="0" w:color="auto"/>
            <w:right w:val="none" w:sz="0" w:space="0" w:color="auto"/>
          </w:divBdr>
        </w:div>
        <w:div w:id="1820875234">
          <w:marLeft w:val="0"/>
          <w:marRight w:val="0"/>
          <w:marTop w:val="0"/>
          <w:marBottom w:val="0"/>
          <w:divBdr>
            <w:top w:val="none" w:sz="0" w:space="0" w:color="auto"/>
            <w:left w:val="none" w:sz="0" w:space="0" w:color="auto"/>
            <w:bottom w:val="none" w:sz="0" w:space="0" w:color="auto"/>
            <w:right w:val="none" w:sz="0" w:space="0" w:color="auto"/>
          </w:divBdr>
        </w:div>
        <w:div w:id="1471484633">
          <w:marLeft w:val="0"/>
          <w:marRight w:val="0"/>
          <w:marTop w:val="0"/>
          <w:marBottom w:val="0"/>
          <w:divBdr>
            <w:top w:val="none" w:sz="0" w:space="0" w:color="auto"/>
            <w:left w:val="none" w:sz="0" w:space="0" w:color="auto"/>
            <w:bottom w:val="none" w:sz="0" w:space="0" w:color="auto"/>
            <w:right w:val="none" w:sz="0" w:space="0" w:color="auto"/>
          </w:divBdr>
        </w:div>
        <w:div w:id="272786090">
          <w:marLeft w:val="0"/>
          <w:marRight w:val="0"/>
          <w:marTop w:val="0"/>
          <w:marBottom w:val="0"/>
          <w:divBdr>
            <w:top w:val="none" w:sz="0" w:space="0" w:color="auto"/>
            <w:left w:val="none" w:sz="0" w:space="0" w:color="auto"/>
            <w:bottom w:val="none" w:sz="0" w:space="0" w:color="auto"/>
            <w:right w:val="none" w:sz="0" w:space="0" w:color="auto"/>
          </w:divBdr>
        </w:div>
        <w:div w:id="951714088">
          <w:marLeft w:val="0"/>
          <w:marRight w:val="0"/>
          <w:marTop w:val="0"/>
          <w:marBottom w:val="0"/>
          <w:divBdr>
            <w:top w:val="none" w:sz="0" w:space="0" w:color="auto"/>
            <w:left w:val="none" w:sz="0" w:space="0" w:color="auto"/>
            <w:bottom w:val="none" w:sz="0" w:space="0" w:color="auto"/>
            <w:right w:val="none" w:sz="0" w:space="0" w:color="auto"/>
          </w:divBdr>
        </w:div>
        <w:div w:id="1968271336">
          <w:marLeft w:val="0"/>
          <w:marRight w:val="0"/>
          <w:marTop w:val="0"/>
          <w:marBottom w:val="0"/>
          <w:divBdr>
            <w:top w:val="none" w:sz="0" w:space="0" w:color="auto"/>
            <w:left w:val="none" w:sz="0" w:space="0" w:color="auto"/>
            <w:bottom w:val="none" w:sz="0" w:space="0" w:color="auto"/>
            <w:right w:val="none" w:sz="0" w:space="0" w:color="auto"/>
          </w:divBdr>
        </w:div>
        <w:div w:id="945113044">
          <w:marLeft w:val="0"/>
          <w:marRight w:val="0"/>
          <w:marTop w:val="0"/>
          <w:marBottom w:val="0"/>
          <w:divBdr>
            <w:top w:val="none" w:sz="0" w:space="0" w:color="auto"/>
            <w:left w:val="none" w:sz="0" w:space="0" w:color="auto"/>
            <w:bottom w:val="none" w:sz="0" w:space="0" w:color="auto"/>
            <w:right w:val="none" w:sz="0" w:space="0" w:color="auto"/>
          </w:divBdr>
        </w:div>
        <w:div w:id="985816312">
          <w:marLeft w:val="0"/>
          <w:marRight w:val="0"/>
          <w:marTop w:val="0"/>
          <w:marBottom w:val="0"/>
          <w:divBdr>
            <w:top w:val="none" w:sz="0" w:space="0" w:color="auto"/>
            <w:left w:val="none" w:sz="0" w:space="0" w:color="auto"/>
            <w:bottom w:val="none" w:sz="0" w:space="0" w:color="auto"/>
            <w:right w:val="none" w:sz="0" w:space="0" w:color="auto"/>
          </w:divBdr>
        </w:div>
        <w:div w:id="882445932">
          <w:marLeft w:val="0"/>
          <w:marRight w:val="0"/>
          <w:marTop w:val="0"/>
          <w:marBottom w:val="0"/>
          <w:divBdr>
            <w:top w:val="none" w:sz="0" w:space="0" w:color="auto"/>
            <w:left w:val="none" w:sz="0" w:space="0" w:color="auto"/>
            <w:bottom w:val="none" w:sz="0" w:space="0" w:color="auto"/>
            <w:right w:val="none" w:sz="0" w:space="0" w:color="auto"/>
          </w:divBdr>
        </w:div>
        <w:div w:id="1092703833">
          <w:marLeft w:val="0"/>
          <w:marRight w:val="0"/>
          <w:marTop w:val="0"/>
          <w:marBottom w:val="0"/>
          <w:divBdr>
            <w:top w:val="none" w:sz="0" w:space="0" w:color="auto"/>
            <w:left w:val="none" w:sz="0" w:space="0" w:color="auto"/>
            <w:bottom w:val="none" w:sz="0" w:space="0" w:color="auto"/>
            <w:right w:val="none" w:sz="0" w:space="0" w:color="auto"/>
          </w:divBdr>
        </w:div>
        <w:div w:id="655303458">
          <w:marLeft w:val="0"/>
          <w:marRight w:val="0"/>
          <w:marTop w:val="0"/>
          <w:marBottom w:val="0"/>
          <w:divBdr>
            <w:top w:val="none" w:sz="0" w:space="0" w:color="auto"/>
            <w:left w:val="none" w:sz="0" w:space="0" w:color="auto"/>
            <w:bottom w:val="none" w:sz="0" w:space="0" w:color="auto"/>
            <w:right w:val="none" w:sz="0" w:space="0" w:color="auto"/>
          </w:divBdr>
        </w:div>
        <w:div w:id="1624651937">
          <w:marLeft w:val="0"/>
          <w:marRight w:val="0"/>
          <w:marTop w:val="0"/>
          <w:marBottom w:val="0"/>
          <w:divBdr>
            <w:top w:val="none" w:sz="0" w:space="0" w:color="auto"/>
            <w:left w:val="none" w:sz="0" w:space="0" w:color="auto"/>
            <w:bottom w:val="none" w:sz="0" w:space="0" w:color="auto"/>
            <w:right w:val="none" w:sz="0" w:space="0" w:color="auto"/>
          </w:divBdr>
        </w:div>
        <w:div w:id="152912061">
          <w:marLeft w:val="0"/>
          <w:marRight w:val="0"/>
          <w:marTop w:val="0"/>
          <w:marBottom w:val="0"/>
          <w:divBdr>
            <w:top w:val="none" w:sz="0" w:space="0" w:color="auto"/>
            <w:left w:val="none" w:sz="0" w:space="0" w:color="auto"/>
            <w:bottom w:val="none" w:sz="0" w:space="0" w:color="auto"/>
            <w:right w:val="none" w:sz="0" w:space="0" w:color="auto"/>
          </w:divBdr>
        </w:div>
      </w:divsChild>
    </w:div>
    <w:div w:id="650790391">
      <w:bodyDiv w:val="1"/>
      <w:marLeft w:val="0"/>
      <w:marRight w:val="0"/>
      <w:marTop w:val="0"/>
      <w:marBottom w:val="0"/>
      <w:divBdr>
        <w:top w:val="none" w:sz="0" w:space="0" w:color="auto"/>
        <w:left w:val="none" w:sz="0" w:space="0" w:color="auto"/>
        <w:bottom w:val="none" w:sz="0" w:space="0" w:color="auto"/>
        <w:right w:val="none" w:sz="0" w:space="0" w:color="auto"/>
      </w:divBdr>
      <w:divsChild>
        <w:div w:id="736903503">
          <w:marLeft w:val="0"/>
          <w:marRight w:val="0"/>
          <w:marTop w:val="0"/>
          <w:marBottom w:val="0"/>
          <w:divBdr>
            <w:top w:val="none" w:sz="0" w:space="0" w:color="auto"/>
            <w:left w:val="none" w:sz="0" w:space="0" w:color="auto"/>
            <w:bottom w:val="none" w:sz="0" w:space="0" w:color="auto"/>
            <w:right w:val="none" w:sz="0" w:space="0" w:color="auto"/>
          </w:divBdr>
        </w:div>
        <w:div w:id="108816594">
          <w:marLeft w:val="0"/>
          <w:marRight w:val="0"/>
          <w:marTop w:val="0"/>
          <w:marBottom w:val="0"/>
          <w:divBdr>
            <w:top w:val="none" w:sz="0" w:space="0" w:color="auto"/>
            <w:left w:val="none" w:sz="0" w:space="0" w:color="auto"/>
            <w:bottom w:val="none" w:sz="0" w:space="0" w:color="auto"/>
            <w:right w:val="none" w:sz="0" w:space="0" w:color="auto"/>
          </w:divBdr>
        </w:div>
        <w:div w:id="1588073403">
          <w:marLeft w:val="0"/>
          <w:marRight w:val="0"/>
          <w:marTop w:val="0"/>
          <w:marBottom w:val="0"/>
          <w:divBdr>
            <w:top w:val="none" w:sz="0" w:space="0" w:color="auto"/>
            <w:left w:val="none" w:sz="0" w:space="0" w:color="auto"/>
            <w:bottom w:val="none" w:sz="0" w:space="0" w:color="auto"/>
            <w:right w:val="none" w:sz="0" w:space="0" w:color="auto"/>
          </w:divBdr>
        </w:div>
        <w:div w:id="165482987">
          <w:marLeft w:val="0"/>
          <w:marRight w:val="0"/>
          <w:marTop w:val="0"/>
          <w:marBottom w:val="0"/>
          <w:divBdr>
            <w:top w:val="none" w:sz="0" w:space="0" w:color="auto"/>
            <w:left w:val="none" w:sz="0" w:space="0" w:color="auto"/>
            <w:bottom w:val="none" w:sz="0" w:space="0" w:color="auto"/>
            <w:right w:val="none" w:sz="0" w:space="0" w:color="auto"/>
          </w:divBdr>
        </w:div>
        <w:div w:id="1994945842">
          <w:marLeft w:val="0"/>
          <w:marRight w:val="0"/>
          <w:marTop w:val="0"/>
          <w:marBottom w:val="0"/>
          <w:divBdr>
            <w:top w:val="none" w:sz="0" w:space="0" w:color="auto"/>
            <w:left w:val="none" w:sz="0" w:space="0" w:color="auto"/>
            <w:bottom w:val="none" w:sz="0" w:space="0" w:color="auto"/>
            <w:right w:val="none" w:sz="0" w:space="0" w:color="auto"/>
          </w:divBdr>
        </w:div>
        <w:div w:id="934895767">
          <w:marLeft w:val="0"/>
          <w:marRight w:val="0"/>
          <w:marTop w:val="0"/>
          <w:marBottom w:val="0"/>
          <w:divBdr>
            <w:top w:val="none" w:sz="0" w:space="0" w:color="auto"/>
            <w:left w:val="none" w:sz="0" w:space="0" w:color="auto"/>
            <w:bottom w:val="none" w:sz="0" w:space="0" w:color="auto"/>
            <w:right w:val="none" w:sz="0" w:space="0" w:color="auto"/>
          </w:divBdr>
        </w:div>
        <w:div w:id="574171513">
          <w:marLeft w:val="0"/>
          <w:marRight w:val="0"/>
          <w:marTop w:val="0"/>
          <w:marBottom w:val="0"/>
          <w:divBdr>
            <w:top w:val="none" w:sz="0" w:space="0" w:color="auto"/>
            <w:left w:val="none" w:sz="0" w:space="0" w:color="auto"/>
            <w:bottom w:val="none" w:sz="0" w:space="0" w:color="auto"/>
            <w:right w:val="none" w:sz="0" w:space="0" w:color="auto"/>
          </w:divBdr>
        </w:div>
        <w:div w:id="201597364">
          <w:marLeft w:val="0"/>
          <w:marRight w:val="0"/>
          <w:marTop w:val="0"/>
          <w:marBottom w:val="0"/>
          <w:divBdr>
            <w:top w:val="none" w:sz="0" w:space="0" w:color="auto"/>
            <w:left w:val="none" w:sz="0" w:space="0" w:color="auto"/>
            <w:bottom w:val="none" w:sz="0" w:space="0" w:color="auto"/>
            <w:right w:val="none" w:sz="0" w:space="0" w:color="auto"/>
          </w:divBdr>
        </w:div>
        <w:div w:id="14425738">
          <w:marLeft w:val="0"/>
          <w:marRight w:val="0"/>
          <w:marTop w:val="0"/>
          <w:marBottom w:val="0"/>
          <w:divBdr>
            <w:top w:val="none" w:sz="0" w:space="0" w:color="auto"/>
            <w:left w:val="none" w:sz="0" w:space="0" w:color="auto"/>
            <w:bottom w:val="none" w:sz="0" w:space="0" w:color="auto"/>
            <w:right w:val="none" w:sz="0" w:space="0" w:color="auto"/>
          </w:divBdr>
        </w:div>
        <w:div w:id="835075375">
          <w:marLeft w:val="0"/>
          <w:marRight w:val="0"/>
          <w:marTop w:val="0"/>
          <w:marBottom w:val="0"/>
          <w:divBdr>
            <w:top w:val="none" w:sz="0" w:space="0" w:color="auto"/>
            <w:left w:val="none" w:sz="0" w:space="0" w:color="auto"/>
            <w:bottom w:val="none" w:sz="0" w:space="0" w:color="auto"/>
            <w:right w:val="none" w:sz="0" w:space="0" w:color="auto"/>
          </w:divBdr>
        </w:div>
        <w:div w:id="1548880806">
          <w:marLeft w:val="0"/>
          <w:marRight w:val="0"/>
          <w:marTop w:val="0"/>
          <w:marBottom w:val="0"/>
          <w:divBdr>
            <w:top w:val="none" w:sz="0" w:space="0" w:color="auto"/>
            <w:left w:val="none" w:sz="0" w:space="0" w:color="auto"/>
            <w:bottom w:val="none" w:sz="0" w:space="0" w:color="auto"/>
            <w:right w:val="none" w:sz="0" w:space="0" w:color="auto"/>
          </w:divBdr>
        </w:div>
        <w:div w:id="1565065747">
          <w:marLeft w:val="0"/>
          <w:marRight w:val="0"/>
          <w:marTop w:val="0"/>
          <w:marBottom w:val="0"/>
          <w:divBdr>
            <w:top w:val="none" w:sz="0" w:space="0" w:color="auto"/>
            <w:left w:val="none" w:sz="0" w:space="0" w:color="auto"/>
            <w:bottom w:val="none" w:sz="0" w:space="0" w:color="auto"/>
            <w:right w:val="none" w:sz="0" w:space="0" w:color="auto"/>
          </w:divBdr>
        </w:div>
        <w:div w:id="560334056">
          <w:marLeft w:val="0"/>
          <w:marRight w:val="0"/>
          <w:marTop w:val="0"/>
          <w:marBottom w:val="0"/>
          <w:divBdr>
            <w:top w:val="none" w:sz="0" w:space="0" w:color="auto"/>
            <w:left w:val="none" w:sz="0" w:space="0" w:color="auto"/>
            <w:bottom w:val="none" w:sz="0" w:space="0" w:color="auto"/>
            <w:right w:val="none" w:sz="0" w:space="0" w:color="auto"/>
          </w:divBdr>
        </w:div>
        <w:div w:id="980498169">
          <w:marLeft w:val="0"/>
          <w:marRight w:val="0"/>
          <w:marTop w:val="0"/>
          <w:marBottom w:val="0"/>
          <w:divBdr>
            <w:top w:val="none" w:sz="0" w:space="0" w:color="auto"/>
            <w:left w:val="none" w:sz="0" w:space="0" w:color="auto"/>
            <w:bottom w:val="none" w:sz="0" w:space="0" w:color="auto"/>
            <w:right w:val="none" w:sz="0" w:space="0" w:color="auto"/>
          </w:divBdr>
        </w:div>
        <w:div w:id="44374655">
          <w:marLeft w:val="0"/>
          <w:marRight w:val="0"/>
          <w:marTop w:val="0"/>
          <w:marBottom w:val="0"/>
          <w:divBdr>
            <w:top w:val="none" w:sz="0" w:space="0" w:color="auto"/>
            <w:left w:val="none" w:sz="0" w:space="0" w:color="auto"/>
            <w:bottom w:val="none" w:sz="0" w:space="0" w:color="auto"/>
            <w:right w:val="none" w:sz="0" w:space="0" w:color="auto"/>
          </w:divBdr>
        </w:div>
        <w:div w:id="222982438">
          <w:marLeft w:val="0"/>
          <w:marRight w:val="0"/>
          <w:marTop w:val="0"/>
          <w:marBottom w:val="0"/>
          <w:divBdr>
            <w:top w:val="none" w:sz="0" w:space="0" w:color="auto"/>
            <w:left w:val="none" w:sz="0" w:space="0" w:color="auto"/>
            <w:bottom w:val="none" w:sz="0" w:space="0" w:color="auto"/>
            <w:right w:val="none" w:sz="0" w:space="0" w:color="auto"/>
          </w:divBdr>
        </w:div>
        <w:div w:id="1675188539">
          <w:marLeft w:val="0"/>
          <w:marRight w:val="0"/>
          <w:marTop w:val="0"/>
          <w:marBottom w:val="0"/>
          <w:divBdr>
            <w:top w:val="none" w:sz="0" w:space="0" w:color="auto"/>
            <w:left w:val="none" w:sz="0" w:space="0" w:color="auto"/>
            <w:bottom w:val="none" w:sz="0" w:space="0" w:color="auto"/>
            <w:right w:val="none" w:sz="0" w:space="0" w:color="auto"/>
          </w:divBdr>
        </w:div>
        <w:div w:id="1380786853">
          <w:marLeft w:val="0"/>
          <w:marRight w:val="0"/>
          <w:marTop w:val="0"/>
          <w:marBottom w:val="0"/>
          <w:divBdr>
            <w:top w:val="none" w:sz="0" w:space="0" w:color="auto"/>
            <w:left w:val="none" w:sz="0" w:space="0" w:color="auto"/>
            <w:bottom w:val="none" w:sz="0" w:space="0" w:color="auto"/>
            <w:right w:val="none" w:sz="0" w:space="0" w:color="auto"/>
          </w:divBdr>
        </w:div>
        <w:div w:id="713966266">
          <w:marLeft w:val="0"/>
          <w:marRight w:val="0"/>
          <w:marTop w:val="0"/>
          <w:marBottom w:val="0"/>
          <w:divBdr>
            <w:top w:val="none" w:sz="0" w:space="0" w:color="auto"/>
            <w:left w:val="none" w:sz="0" w:space="0" w:color="auto"/>
            <w:bottom w:val="none" w:sz="0" w:space="0" w:color="auto"/>
            <w:right w:val="none" w:sz="0" w:space="0" w:color="auto"/>
          </w:divBdr>
        </w:div>
        <w:div w:id="1708606675">
          <w:marLeft w:val="0"/>
          <w:marRight w:val="0"/>
          <w:marTop w:val="0"/>
          <w:marBottom w:val="0"/>
          <w:divBdr>
            <w:top w:val="none" w:sz="0" w:space="0" w:color="auto"/>
            <w:left w:val="none" w:sz="0" w:space="0" w:color="auto"/>
            <w:bottom w:val="none" w:sz="0" w:space="0" w:color="auto"/>
            <w:right w:val="none" w:sz="0" w:space="0" w:color="auto"/>
          </w:divBdr>
        </w:div>
        <w:div w:id="1997881906">
          <w:marLeft w:val="0"/>
          <w:marRight w:val="0"/>
          <w:marTop w:val="0"/>
          <w:marBottom w:val="0"/>
          <w:divBdr>
            <w:top w:val="none" w:sz="0" w:space="0" w:color="auto"/>
            <w:left w:val="none" w:sz="0" w:space="0" w:color="auto"/>
            <w:bottom w:val="none" w:sz="0" w:space="0" w:color="auto"/>
            <w:right w:val="none" w:sz="0" w:space="0" w:color="auto"/>
          </w:divBdr>
        </w:div>
        <w:div w:id="612321083">
          <w:marLeft w:val="0"/>
          <w:marRight w:val="0"/>
          <w:marTop w:val="0"/>
          <w:marBottom w:val="0"/>
          <w:divBdr>
            <w:top w:val="none" w:sz="0" w:space="0" w:color="auto"/>
            <w:left w:val="none" w:sz="0" w:space="0" w:color="auto"/>
            <w:bottom w:val="none" w:sz="0" w:space="0" w:color="auto"/>
            <w:right w:val="none" w:sz="0" w:space="0" w:color="auto"/>
          </w:divBdr>
        </w:div>
        <w:div w:id="927152026">
          <w:marLeft w:val="0"/>
          <w:marRight w:val="0"/>
          <w:marTop w:val="0"/>
          <w:marBottom w:val="0"/>
          <w:divBdr>
            <w:top w:val="none" w:sz="0" w:space="0" w:color="auto"/>
            <w:left w:val="none" w:sz="0" w:space="0" w:color="auto"/>
            <w:bottom w:val="none" w:sz="0" w:space="0" w:color="auto"/>
            <w:right w:val="none" w:sz="0" w:space="0" w:color="auto"/>
          </w:divBdr>
        </w:div>
        <w:div w:id="433746499">
          <w:marLeft w:val="0"/>
          <w:marRight w:val="0"/>
          <w:marTop w:val="0"/>
          <w:marBottom w:val="0"/>
          <w:divBdr>
            <w:top w:val="none" w:sz="0" w:space="0" w:color="auto"/>
            <w:left w:val="none" w:sz="0" w:space="0" w:color="auto"/>
            <w:bottom w:val="none" w:sz="0" w:space="0" w:color="auto"/>
            <w:right w:val="none" w:sz="0" w:space="0" w:color="auto"/>
          </w:divBdr>
        </w:div>
        <w:div w:id="493759285">
          <w:marLeft w:val="0"/>
          <w:marRight w:val="0"/>
          <w:marTop w:val="0"/>
          <w:marBottom w:val="0"/>
          <w:divBdr>
            <w:top w:val="none" w:sz="0" w:space="0" w:color="auto"/>
            <w:left w:val="none" w:sz="0" w:space="0" w:color="auto"/>
            <w:bottom w:val="none" w:sz="0" w:space="0" w:color="auto"/>
            <w:right w:val="none" w:sz="0" w:space="0" w:color="auto"/>
          </w:divBdr>
        </w:div>
      </w:divsChild>
    </w:div>
    <w:div w:id="687564575">
      <w:bodyDiv w:val="1"/>
      <w:marLeft w:val="0"/>
      <w:marRight w:val="0"/>
      <w:marTop w:val="0"/>
      <w:marBottom w:val="0"/>
      <w:divBdr>
        <w:top w:val="none" w:sz="0" w:space="0" w:color="auto"/>
        <w:left w:val="none" w:sz="0" w:space="0" w:color="auto"/>
        <w:bottom w:val="none" w:sz="0" w:space="0" w:color="auto"/>
        <w:right w:val="none" w:sz="0" w:space="0" w:color="auto"/>
      </w:divBdr>
      <w:divsChild>
        <w:div w:id="1088044194">
          <w:marLeft w:val="446"/>
          <w:marRight w:val="0"/>
          <w:marTop w:val="0"/>
          <w:marBottom w:val="0"/>
          <w:divBdr>
            <w:top w:val="none" w:sz="0" w:space="0" w:color="auto"/>
            <w:left w:val="none" w:sz="0" w:space="0" w:color="auto"/>
            <w:bottom w:val="none" w:sz="0" w:space="0" w:color="auto"/>
            <w:right w:val="none" w:sz="0" w:space="0" w:color="auto"/>
          </w:divBdr>
        </w:div>
        <w:div w:id="1166093593">
          <w:marLeft w:val="446"/>
          <w:marRight w:val="0"/>
          <w:marTop w:val="0"/>
          <w:marBottom w:val="0"/>
          <w:divBdr>
            <w:top w:val="none" w:sz="0" w:space="0" w:color="auto"/>
            <w:left w:val="none" w:sz="0" w:space="0" w:color="auto"/>
            <w:bottom w:val="none" w:sz="0" w:space="0" w:color="auto"/>
            <w:right w:val="none" w:sz="0" w:space="0" w:color="auto"/>
          </w:divBdr>
        </w:div>
        <w:div w:id="1194228959">
          <w:marLeft w:val="446"/>
          <w:marRight w:val="0"/>
          <w:marTop w:val="0"/>
          <w:marBottom w:val="0"/>
          <w:divBdr>
            <w:top w:val="none" w:sz="0" w:space="0" w:color="auto"/>
            <w:left w:val="none" w:sz="0" w:space="0" w:color="auto"/>
            <w:bottom w:val="none" w:sz="0" w:space="0" w:color="auto"/>
            <w:right w:val="none" w:sz="0" w:space="0" w:color="auto"/>
          </w:divBdr>
        </w:div>
      </w:divsChild>
    </w:div>
    <w:div w:id="832373044">
      <w:bodyDiv w:val="1"/>
      <w:marLeft w:val="0"/>
      <w:marRight w:val="0"/>
      <w:marTop w:val="0"/>
      <w:marBottom w:val="0"/>
      <w:divBdr>
        <w:top w:val="none" w:sz="0" w:space="0" w:color="auto"/>
        <w:left w:val="none" w:sz="0" w:space="0" w:color="auto"/>
        <w:bottom w:val="none" w:sz="0" w:space="0" w:color="auto"/>
        <w:right w:val="none" w:sz="0" w:space="0" w:color="auto"/>
      </w:divBdr>
      <w:divsChild>
        <w:div w:id="1052845416">
          <w:marLeft w:val="446"/>
          <w:marRight w:val="0"/>
          <w:marTop w:val="0"/>
          <w:marBottom w:val="0"/>
          <w:divBdr>
            <w:top w:val="none" w:sz="0" w:space="0" w:color="auto"/>
            <w:left w:val="none" w:sz="0" w:space="0" w:color="auto"/>
            <w:bottom w:val="none" w:sz="0" w:space="0" w:color="auto"/>
            <w:right w:val="none" w:sz="0" w:space="0" w:color="auto"/>
          </w:divBdr>
        </w:div>
        <w:div w:id="1688025186">
          <w:marLeft w:val="446"/>
          <w:marRight w:val="0"/>
          <w:marTop w:val="0"/>
          <w:marBottom w:val="0"/>
          <w:divBdr>
            <w:top w:val="none" w:sz="0" w:space="0" w:color="auto"/>
            <w:left w:val="none" w:sz="0" w:space="0" w:color="auto"/>
            <w:bottom w:val="none" w:sz="0" w:space="0" w:color="auto"/>
            <w:right w:val="none" w:sz="0" w:space="0" w:color="auto"/>
          </w:divBdr>
        </w:div>
        <w:div w:id="2144999519">
          <w:marLeft w:val="446"/>
          <w:marRight w:val="0"/>
          <w:marTop w:val="0"/>
          <w:marBottom w:val="0"/>
          <w:divBdr>
            <w:top w:val="none" w:sz="0" w:space="0" w:color="auto"/>
            <w:left w:val="none" w:sz="0" w:space="0" w:color="auto"/>
            <w:bottom w:val="none" w:sz="0" w:space="0" w:color="auto"/>
            <w:right w:val="none" w:sz="0" w:space="0" w:color="auto"/>
          </w:divBdr>
        </w:div>
      </w:divsChild>
    </w:div>
    <w:div w:id="890577684">
      <w:bodyDiv w:val="1"/>
      <w:marLeft w:val="0"/>
      <w:marRight w:val="0"/>
      <w:marTop w:val="0"/>
      <w:marBottom w:val="0"/>
      <w:divBdr>
        <w:top w:val="none" w:sz="0" w:space="0" w:color="auto"/>
        <w:left w:val="none" w:sz="0" w:space="0" w:color="auto"/>
        <w:bottom w:val="none" w:sz="0" w:space="0" w:color="auto"/>
        <w:right w:val="none" w:sz="0" w:space="0" w:color="auto"/>
      </w:divBdr>
      <w:divsChild>
        <w:div w:id="1255937360">
          <w:marLeft w:val="0"/>
          <w:marRight w:val="0"/>
          <w:marTop w:val="0"/>
          <w:marBottom w:val="0"/>
          <w:divBdr>
            <w:top w:val="none" w:sz="0" w:space="0" w:color="auto"/>
            <w:left w:val="none" w:sz="0" w:space="0" w:color="auto"/>
            <w:bottom w:val="none" w:sz="0" w:space="0" w:color="auto"/>
            <w:right w:val="none" w:sz="0" w:space="0" w:color="auto"/>
          </w:divBdr>
        </w:div>
        <w:div w:id="691077290">
          <w:marLeft w:val="0"/>
          <w:marRight w:val="0"/>
          <w:marTop w:val="0"/>
          <w:marBottom w:val="0"/>
          <w:divBdr>
            <w:top w:val="none" w:sz="0" w:space="0" w:color="auto"/>
            <w:left w:val="none" w:sz="0" w:space="0" w:color="auto"/>
            <w:bottom w:val="none" w:sz="0" w:space="0" w:color="auto"/>
            <w:right w:val="none" w:sz="0" w:space="0" w:color="auto"/>
          </w:divBdr>
        </w:div>
        <w:div w:id="225920468">
          <w:marLeft w:val="0"/>
          <w:marRight w:val="0"/>
          <w:marTop w:val="0"/>
          <w:marBottom w:val="0"/>
          <w:divBdr>
            <w:top w:val="none" w:sz="0" w:space="0" w:color="auto"/>
            <w:left w:val="none" w:sz="0" w:space="0" w:color="auto"/>
            <w:bottom w:val="none" w:sz="0" w:space="0" w:color="auto"/>
            <w:right w:val="none" w:sz="0" w:space="0" w:color="auto"/>
          </w:divBdr>
        </w:div>
        <w:div w:id="1784107585">
          <w:marLeft w:val="0"/>
          <w:marRight w:val="0"/>
          <w:marTop w:val="0"/>
          <w:marBottom w:val="0"/>
          <w:divBdr>
            <w:top w:val="none" w:sz="0" w:space="0" w:color="auto"/>
            <w:left w:val="none" w:sz="0" w:space="0" w:color="auto"/>
            <w:bottom w:val="none" w:sz="0" w:space="0" w:color="auto"/>
            <w:right w:val="none" w:sz="0" w:space="0" w:color="auto"/>
          </w:divBdr>
        </w:div>
        <w:div w:id="904995168">
          <w:marLeft w:val="0"/>
          <w:marRight w:val="0"/>
          <w:marTop w:val="0"/>
          <w:marBottom w:val="0"/>
          <w:divBdr>
            <w:top w:val="none" w:sz="0" w:space="0" w:color="auto"/>
            <w:left w:val="none" w:sz="0" w:space="0" w:color="auto"/>
            <w:bottom w:val="none" w:sz="0" w:space="0" w:color="auto"/>
            <w:right w:val="none" w:sz="0" w:space="0" w:color="auto"/>
          </w:divBdr>
        </w:div>
        <w:div w:id="1603150938">
          <w:marLeft w:val="0"/>
          <w:marRight w:val="0"/>
          <w:marTop w:val="0"/>
          <w:marBottom w:val="0"/>
          <w:divBdr>
            <w:top w:val="none" w:sz="0" w:space="0" w:color="auto"/>
            <w:left w:val="none" w:sz="0" w:space="0" w:color="auto"/>
            <w:bottom w:val="none" w:sz="0" w:space="0" w:color="auto"/>
            <w:right w:val="none" w:sz="0" w:space="0" w:color="auto"/>
          </w:divBdr>
        </w:div>
        <w:div w:id="631250799">
          <w:marLeft w:val="0"/>
          <w:marRight w:val="0"/>
          <w:marTop w:val="0"/>
          <w:marBottom w:val="0"/>
          <w:divBdr>
            <w:top w:val="none" w:sz="0" w:space="0" w:color="auto"/>
            <w:left w:val="none" w:sz="0" w:space="0" w:color="auto"/>
            <w:bottom w:val="none" w:sz="0" w:space="0" w:color="auto"/>
            <w:right w:val="none" w:sz="0" w:space="0" w:color="auto"/>
          </w:divBdr>
        </w:div>
        <w:div w:id="2064333450">
          <w:marLeft w:val="0"/>
          <w:marRight w:val="0"/>
          <w:marTop w:val="0"/>
          <w:marBottom w:val="0"/>
          <w:divBdr>
            <w:top w:val="none" w:sz="0" w:space="0" w:color="auto"/>
            <w:left w:val="none" w:sz="0" w:space="0" w:color="auto"/>
            <w:bottom w:val="none" w:sz="0" w:space="0" w:color="auto"/>
            <w:right w:val="none" w:sz="0" w:space="0" w:color="auto"/>
          </w:divBdr>
        </w:div>
        <w:div w:id="1365641382">
          <w:marLeft w:val="0"/>
          <w:marRight w:val="0"/>
          <w:marTop w:val="0"/>
          <w:marBottom w:val="0"/>
          <w:divBdr>
            <w:top w:val="none" w:sz="0" w:space="0" w:color="auto"/>
            <w:left w:val="none" w:sz="0" w:space="0" w:color="auto"/>
            <w:bottom w:val="none" w:sz="0" w:space="0" w:color="auto"/>
            <w:right w:val="none" w:sz="0" w:space="0" w:color="auto"/>
          </w:divBdr>
        </w:div>
        <w:div w:id="1494561617">
          <w:marLeft w:val="0"/>
          <w:marRight w:val="0"/>
          <w:marTop w:val="0"/>
          <w:marBottom w:val="0"/>
          <w:divBdr>
            <w:top w:val="none" w:sz="0" w:space="0" w:color="auto"/>
            <w:left w:val="none" w:sz="0" w:space="0" w:color="auto"/>
            <w:bottom w:val="none" w:sz="0" w:space="0" w:color="auto"/>
            <w:right w:val="none" w:sz="0" w:space="0" w:color="auto"/>
          </w:divBdr>
        </w:div>
        <w:div w:id="1421175787">
          <w:marLeft w:val="0"/>
          <w:marRight w:val="0"/>
          <w:marTop w:val="0"/>
          <w:marBottom w:val="0"/>
          <w:divBdr>
            <w:top w:val="none" w:sz="0" w:space="0" w:color="auto"/>
            <w:left w:val="none" w:sz="0" w:space="0" w:color="auto"/>
            <w:bottom w:val="none" w:sz="0" w:space="0" w:color="auto"/>
            <w:right w:val="none" w:sz="0" w:space="0" w:color="auto"/>
          </w:divBdr>
        </w:div>
        <w:div w:id="1104157799">
          <w:marLeft w:val="0"/>
          <w:marRight w:val="0"/>
          <w:marTop w:val="0"/>
          <w:marBottom w:val="0"/>
          <w:divBdr>
            <w:top w:val="none" w:sz="0" w:space="0" w:color="auto"/>
            <w:left w:val="none" w:sz="0" w:space="0" w:color="auto"/>
            <w:bottom w:val="none" w:sz="0" w:space="0" w:color="auto"/>
            <w:right w:val="none" w:sz="0" w:space="0" w:color="auto"/>
          </w:divBdr>
        </w:div>
        <w:div w:id="934286392">
          <w:marLeft w:val="0"/>
          <w:marRight w:val="0"/>
          <w:marTop w:val="0"/>
          <w:marBottom w:val="0"/>
          <w:divBdr>
            <w:top w:val="none" w:sz="0" w:space="0" w:color="auto"/>
            <w:left w:val="none" w:sz="0" w:space="0" w:color="auto"/>
            <w:bottom w:val="none" w:sz="0" w:space="0" w:color="auto"/>
            <w:right w:val="none" w:sz="0" w:space="0" w:color="auto"/>
          </w:divBdr>
        </w:div>
        <w:div w:id="1206067580">
          <w:marLeft w:val="0"/>
          <w:marRight w:val="0"/>
          <w:marTop w:val="0"/>
          <w:marBottom w:val="0"/>
          <w:divBdr>
            <w:top w:val="none" w:sz="0" w:space="0" w:color="auto"/>
            <w:left w:val="none" w:sz="0" w:space="0" w:color="auto"/>
            <w:bottom w:val="none" w:sz="0" w:space="0" w:color="auto"/>
            <w:right w:val="none" w:sz="0" w:space="0" w:color="auto"/>
          </w:divBdr>
        </w:div>
        <w:div w:id="351302340">
          <w:marLeft w:val="0"/>
          <w:marRight w:val="0"/>
          <w:marTop w:val="0"/>
          <w:marBottom w:val="0"/>
          <w:divBdr>
            <w:top w:val="none" w:sz="0" w:space="0" w:color="auto"/>
            <w:left w:val="none" w:sz="0" w:space="0" w:color="auto"/>
            <w:bottom w:val="none" w:sz="0" w:space="0" w:color="auto"/>
            <w:right w:val="none" w:sz="0" w:space="0" w:color="auto"/>
          </w:divBdr>
        </w:div>
        <w:div w:id="1994261493">
          <w:marLeft w:val="0"/>
          <w:marRight w:val="0"/>
          <w:marTop w:val="0"/>
          <w:marBottom w:val="0"/>
          <w:divBdr>
            <w:top w:val="none" w:sz="0" w:space="0" w:color="auto"/>
            <w:left w:val="none" w:sz="0" w:space="0" w:color="auto"/>
            <w:bottom w:val="none" w:sz="0" w:space="0" w:color="auto"/>
            <w:right w:val="none" w:sz="0" w:space="0" w:color="auto"/>
          </w:divBdr>
        </w:div>
        <w:div w:id="1575772892">
          <w:marLeft w:val="0"/>
          <w:marRight w:val="0"/>
          <w:marTop w:val="0"/>
          <w:marBottom w:val="0"/>
          <w:divBdr>
            <w:top w:val="none" w:sz="0" w:space="0" w:color="auto"/>
            <w:left w:val="none" w:sz="0" w:space="0" w:color="auto"/>
            <w:bottom w:val="none" w:sz="0" w:space="0" w:color="auto"/>
            <w:right w:val="none" w:sz="0" w:space="0" w:color="auto"/>
          </w:divBdr>
        </w:div>
      </w:divsChild>
    </w:div>
    <w:div w:id="927233646">
      <w:bodyDiv w:val="1"/>
      <w:marLeft w:val="0"/>
      <w:marRight w:val="0"/>
      <w:marTop w:val="0"/>
      <w:marBottom w:val="0"/>
      <w:divBdr>
        <w:top w:val="none" w:sz="0" w:space="0" w:color="auto"/>
        <w:left w:val="none" w:sz="0" w:space="0" w:color="auto"/>
        <w:bottom w:val="none" w:sz="0" w:space="0" w:color="auto"/>
        <w:right w:val="none" w:sz="0" w:space="0" w:color="auto"/>
      </w:divBdr>
    </w:div>
    <w:div w:id="941182465">
      <w:bodyDiv w:val="1"/>
      <w:marLeft w:val="0"/>
      <w:marRight w:val="0"/>
      <w:marTop w:val="0"/>
      <w:marBottom w:val="0"/>
      <w:divBdr>
        <w:top w:val="none" w:sz="0" w:space="0" w:color="auto"/>
        <w:left w:val="none" w:sz="0" w:space="0" w:color="auto"/>
        <w:bottom w:val="none" w:sz="0" w:space="0" w:color="auto"/>
        <w:right w:val="none" w:sz="0" w:space="0" w:color="auto"/>
      </w:divBdr>
    </w:div>
    <w:div w:id="979723301">
      <w:bodyDiv w:val="1"/>
      <w:marLeft w:val="0"/>
      <w:marRight w:val="0"/>
      <w:marTop w:val="0"/>
      <w:marBottom w:val="0"/>
      <w:divBdr>
        <w:top w:val="none" w:sz="0" w:space="0" w:color="auto"/>
        <w:left w:val="none" w:sz="0" w:space="0" w:color="auto"/>
        <w:bottom w:val="none" w:sz="0" w:space="0" w:color="auto"/>
        <w:right w:val="none" w:sz="0" w:space="0" w:color="auto"/>
      </w:divBdr>
      <w:divsChild>
        <w:div w:id="539245674">
          <w:marLeft w:val="0"/>
          <w:marRight w:val="0"/>
          <w:marTop w:val="0"/>
          <w:marBottom w:val="0"/>
          <w:divBdr>
            <w:top w:val="none" w:sz="0" w:space="0" w:color="auto"/>
            <w:left w:val="none" w:sz="0" w:space="0" w:color="auto"/>
            <w:bottom w:val="none" w:sz="0" w:space="0" w:color="auto"/>
            <w:right w:val="none" w:sz="0" w:space="0" w:color="auto"/>
          </w:divBdr>
        </w:div>
        <w:div w:id="1101755984">
          <w:marLeft w:val="0"/>
          <w:marRight w:val="0"/>
          <w:marTop w:val="0"/>
          <w:marBottom w:val="0"/>
          <w:divBdr>
            <w:top w:val="none" w:sz="0" w:space="0" w:color="auto"/>
            <w:left w:val="none" w:sz="0" w:space="0" w:color="auto"/>
            <w:bottom w:val="none" w:sz="0" w:space="0" w:color="auto"/>
            <w:right w:val="none" w:sz="0" w:space="0" w:color="auto"/>
          </w:divBdr>
        </w:div>
        <w:div w:id="2073187533">
          <w:marLeft w:val="0"/>
          <w:marRight w:val="0"/>
          <w:marTop w:val="0"/>
          <w:marBottom w:val="0"/>
          <w:divBdr>
            <w:top w:val="none" w:sz="0" w:space="0" w:color="auto"/>
            <w:left w:val="none" w:sz="0" w:space="0" w:color="auto"/>
            <w:bottom w:val="none" w:sz="0" w:space="0" w:color="auto"/>
            <w:right w:val="none" w:sz="0" w:space="0" w:color="auto"/>
          </w:divBdr>
        </w:div>
        <w:div w:id="1884322493">
          <w:marLeft w:val="0"/>
          <w:marRight w:val="0"/>
          <w:marTop w:val="0"/>
          <w:marBottom w:val="0"/>
          <w:divBdr>
            <w:top w:val="none" w:sz="0" w:space="0" w:color="auto"/>
            <w:left w:val="none" w:sz="0" w:space="0" w:color="auto"/>
            <w:bottom w:val="none" w:sz="0" w:space="0" w:color="auto"/>
            <w:right w:val="none" w:sz="0" w:space="0" w:color="auto"/>
          </w:divBdr>
        </w:div>
        <w:div w:id="1499275384">
          <w:marLeft w:val="0"/>
          <w:marRight w:val="0"/>
          <w:marTop w:val="0"/>
          <w:marBottom w:val="0"/>
          <w:divBdr>
            <w:top w:val="none" w:sz="0" w:space="0" w:color="auto"/>
            <w:left w:val="none" w:sz="0" w:space="0" w:color="auto"/>
            <w:bottom w:val="none" w:sz="0" w:space="0" w:color="auto"/>
            <w:right w:val="none" w:sz="0" w:space="0" w:color="auto"/>
          </w:divBdr>
        </w:div>
        <w:div w:id="977296524">
          <w:marLeft w:val="0"/>
          <w:marRight w:val="0"/>
          <w:marTop w:val="0"/>
          <w:marBottom w:val="0"/>
          <w:divBdr>
            <w:top w:val="none" w:sz="0" w:space="0" w:color="auto"/>
            <w:left w:val="none" w:sz="0" w:space="0" w:color="auto"/>
            <w:bottom w:val="none" w:sz="0" w:space="0" w:color="auto"/>
            <w:right w:val="none" w:sz="0" w:space="0" w:color="auto"/>
          </w:divBdr>
        </w:div>
        <w:div w:id="388114312">
          <w:marLeft w:val="0"/>
          <w:marRight w:val="0"/>
          <w:marTop w:val="0"/>
          <w:marBottom w:val="0"/>
          <w:divBdr>
            <w:top w:val="none" w:sz="0" w:space="0" w:color="auto"/>
            <w:left w:val="none" w:sz="0" w:space="0" w:color="auto"/>
            <w:bottom w:val="none" w:sz="0" w:space="0" w:color="auto"/>
            <w:right w:val="none" w:sz="0" w:space="0" w:color="auto"/>
          </w:divBdr>
        </w:div>
        <w:div w:id="677855776">
          <w:marLeft w:val="0"/>
          <w:marRight w:val="0"/>
          <w:marTop w:val="0"/>
          <w:marBottom w:val="0"/>
          <w:divBdr>
            <w:top w:val="none" w:sz="0" w:space="0" w:color="auto"/>
            <w:left w:val="none" w:sz="0" w:space="0" w:color="auto"/>
            <w:bottom w:val="none" w:sz="0" w:space="0" w:color="auto"/>
            <w:right w:val="none" w:sz="0" w:space="0" w:color="auto"/>
          </w:divBdr>
        </w:div>
        <w:div w:id="1881166123">
          <w:marLeft w:val="0"/>
          <w:marRight w:val="0"/>
          <w:marTop w:val="0"/>
          <w:marBottom w:val="0"/>
          <w:divBdr>
            <w:top w:val="none" w:sz="0" w:space="0" w:color="auto"/>
            <w:left w:val="none" w:sz="0" w:space="0" w:color="auto"/>
            <w:bottom w:val="none" w:sz="0" w:space="0" w:color="auto"/>
            <w:right w:val="none" w:sz="0" w:space="0" w:color="auto"/>
          </w:divBdr>
        </w:div>
        <w:div w:id="2070103472">
          <w:marLeft w:val="0"/>
          <w:marRight w:val="0"/>
          <w:marTop w:val="0"/>
          <w:marBottom w:val="0"/>
          <w:divBdr>
            <w:top w:val="none" w:sz="0" w:space="0" w:color="auto"/>
            <w:left w:val="none" w:sz="0" w:space="0" w:color="auto"/>
            <w:bottom w:val="none" w:sz="0" w:space="0" w:color="auto"/>
            <w:right w:val="none" w:sz="0" w:space="0" w:color="auto"/>
          </w:divBdr>
        </w:div>
        <w:div w:id="333724573">
          <w:marLeft w:val="0"/>
          <w:marRight w:val="0"/>
          <w:marTop w:val="0"/>
          <w:marBottom w:val="0"/>
          <w:divBdr>
            <w:top w:val="none" w:sz="0" w:space="0" w:color="auto"/>
            <w:left w:val="none" w:sz="0" w:space="0" w:color="auto"/>
            <w:bottom w:val="none" w:sz="0" w:space="0" w:color="auto"/>
            <w:right w:val="none" w:sz="0" w:space="0" w:color="auto"/>
          </w:divBdr>
        </w:div>
        <w:div w:id="133108108">
          <w:marLeft w:val="0"/>
          <w:marRight w:val="0"/>
          <w:marTop w:val="0"/>
          <w:marBottom w:val="0"/>
          <w:divBdr>
            <w:top w:val="none" w:sz="0" w:space="0" w:color="auto"/>
            <w:left w:val="none" w:sz="0" w:space="0" w:color="auto"/>
            <w:bottom w:val="none" w:sz="0" w:space="0" w:color="auto"/>
            <w:right w:val="none" w:sz="0" w:space="0" w:color="auto"/>
          </w:divBdr>
        </w:div>
        <w:div w:id="910118611">
          <w:marLeft w:val="0"/>
          <w:marRight w:val="0"/>
          <w:marTop w:val="0"/>
          <w:marBottom w:val="0"/>
          <w:divBdr>
            <w:top w:val="none" w:sz="0" w:space="0" w:color="auto"/>
            <w:left w:val="none" w:sz="0" w:space="0" w:color="auto"/>
            <w:bottom w:val="none" w:sz="0" w:space="0" w:color="auto"/>
            <w:right w:val="none" w:sz="0" w:space="0" w:color="auto"/>
          </w:divBdr>
        </w:div>
        <w:div w:id="25447323">
          <w:marLeft w:val="0"/>
          <w:marRight w:val="0"/>
          <w:marTop w:val="0"/>
          <w:marBottom w:val="0"/>
          <w:divBdr>
            <w:top w:val="none" w:sz="0" w:space="0" w:color="auto"/>
            <w:left w:val="none" w:sz="0" w:space="0" w:color="auto"/>
            <w:bottom w:val="none" w:sz="0" w:space="0" w:color="auto"/>
            <w:right w:val="none" w:sz="0" w:space="0" w:color="auto"/>
          </w:divBdr>
        </w:div>
        <w:div w:id="120150362">
          <w:marLeft w:val="0"/>
          <w:marRight w:val="0"/>
          <w:marTop w:val="0"/>
          <w:marBottom w:val="0"/>
          <w:divBdr>
            <w:top w:val="none" w:sz="0" w:space="0" w:color="auto"/>
            <w:left w:val="none" w:sz="0" w:space="0" w:color="auto"/>
            <w:bottom w:val="none" w:sz="0" w:space="0" w:color="auto"/>
            <w:right w:val="none" w:sz="0" w:space="0" w:color="auto"/>
          </w:divBdr>
        </w:div>
        <w:div w:id="93720024">
          <w:marLeft w:val="0"/>
          <w:marRight w:val="0"/>
          <w:marTop w:val="0"/>
          <w:marBottom w:val="0"/>
          <w:divBdr>
            <w:top w:val="none" w:sz="0" w:space="0" w:color="auto"/>
            <w:left w:val="none" w:sz="0" w:space="0" w:color="auto"/>
            <w:bottom w:val="none" w:sz="0" w:space="0" w:color="auto"/>
            <w:right w:val="none" w:sz="0" w:space="0" w:color="auto"/>
          </w:divBdr>
        </w:div>
        <w:div w:id="761023266">
          <w:marLeft w:val="0"/>
          <w:marRight w:val="0"/>
          <w:marTop w:val="0"/>
          <w:marBottom w:val="0"/>
          <w:divBdr>
            <w:top w:val="none" w:sz="0" w:space="0" w:color="auto"/>
            <w:left w:val="none" w:sz="0" w:space="0" w:color="auto"/>
            <w:bottom w:val="none" w:sz="0" w:space="0" w:color="auto"/>
            <w:right w:val="none" w:sz="0" w:space="0" w:color="auto"/>
          </w:divBdr>
        </w:div>
        <w:div w:id="37706941">
          <w:marLeft w:val="0"/>
          <w:marRight w:val="0"/>
          <w:marTop w:val="0"/>
          <w:marBottom w:val="0"/>
          <w:divBdr>
            <w:top w:val="none" w:sz="0" w:space="0" w:color="auto"/>
            <w:left w:val="none" w:sz="0" w:space="0" w:color="auto"/>
            <w:bottom w:val="none" w:sz="0" w:space="0" w:color="auto"/>
            <w:right w:val="none" w:sz="0" w:space="0" w:color="auto"/>
          </w:divBdr>
        </w:div>
        <w:div w:id="1553345458">
          <w:marLeft w:val="0"/>
          <w:marRight w:val="0"/>
          <w:marTop w:val="0"/>
          <w:marBottom w:val="0"/>
          <w:divBdr>
            <w:top w:val="none" w:sz="0" w:space="0" w:color="auto"/>
            <w:left w:val="none" w:sz="0" w:space="0" w:color="auto"/>
            <w:bottom w:val="none" w:sz="0" w:space="0" w:color="auto"/>
            <w:right w:val="none" w:sz="0" w:space="0" w:color="auto"/>
          </w:divBdr>
        </w:div>
        <w:div w:id="1304118774">
          <w:marLeft w:val="0"/>
          <w:marRight w:val="0"/>
          <w:marTop w:val="0"/>
          <w:marBottom w:val="0"/>
          <w:divBdr>
            <w:top w:val="none" w:sz="0" w:space="0" w:color="auto"/>
            <w:left w:val="none" w:sz="0" w:space="0" w:color="auto"/>
            <w:bottom w:val="none" w:sz="0" w:space="0" w:color="auto"/>
            <w:right w:val="none" w:sz="0" w:space="0" w:color="auto"/>
          </w:divBdr>
        </w:div>
        <w:div w:id="61687017">
          <w:marLeft w:val="0"/>
          <w:marRight w:val="0"/>
          <w:marTop w:val="0"/>
          <w:marBottom w:val="0"/>
          <w:divBdr>
            <w:top w:val="none" w:sz="0" w:space="0" w:color="auto"/>
            <w:left w:val="none" w:sz="0" w:space="0" w:color="auto"/>
            <w:bottom w:val="none" w:sz="0" w:space="0" w:color="auto"/>
            <w:right w:val="none" w:sz="0" w:space="0" w:color="auto"/>
          </w:divBdr>
        </w:div>
        <w:div w:id="720711798">
          <w:marLeft w:val="0"/>
          <w:marRight w:val="0"/>
          <w:marTop w:val="0"/>
          <w:marBottom w:val="0"/>
          <w:divBdr>
            <w:top w:val="none" w:sz="0" w:space="0" w:color="auto"/>
            <w:left w:val="none" w:sz="0" w:space="0" w:color="auto"/>
            <w:bottom w:val="none" w:sz="0" w:space="0" w:color="auto"/>
            <w:right w:val="none" w:sz="0" w:space="0" w:color="auto"/>
          </w:divBdr>
        </w:div>
        <w:div w:id="820578088">
          <w:marLeft w:val="0"/>
          <w:marRight w:val="0"/>
          <w:marTop w:val="0"/>
          <w:marBottom w:val="0"/>
          <w:divBdr>
            <w:top w:val="none" w:sz="0" w:space="0" w:color="auto"/>
            <w:left w:val="none" w:sz="0" w:space="0" w:color="auto"/>
            <w:bottom w:val="none" w:sz="0" w:space="0" w:color="auto"/>
            <w:right w:val="none" w:sz="0" w:space="0" w:color="auto"/>
          </w:divBdr>
        </w:div>
        <w:div w:id="595988584">
          <w:marLeft w:val="0"/>
          <w:marRight w:val="0"/>
          <w:marTop w:val="0"/>
          <w:marBottom w:val="0"/>
          <w:divBdr>
            <w:top w:val="none" w:sz="0" w:space="0" w:color="auto"/>
            <w:left w:val="none" w:sz="0" w:space="0" w:color="auto"/>
            <w:bottom w:val="none" w:sz="0" w:space="0" w:color="auto"/>
            <w:right w:val="none" w:sz="0" w:space="0" w:color="auto"/>
          </w:divBdr>
        </w:div>
        <w:div w:id="1667518048">
          <w:marLeft w:val="0"/>
          <w:marRight w:val="0"/>
          <w:marTop w:val="0"/>
          <w:marBottom w:val="0"/>
          <w:divBdr>
            <w:top w:val="none" w:sz="0" w:space="0" w:color="auto"/>
            <w:left w:val="none" w:sz="0" w:space="0" w:color="auto"/>
            <w:bottom w:val="none" w:sz="0" w:space="0" w:color="auto"/>
            <w:right w:val="none" w:sz="0" w:space="0" w:color="auto"/>
          </w:divBdr>
        </w:div>
        <w:div w:id="1446778430">
          <w:marLeft w:val="0"/>
          <w:marRight w:val="0"/>
          <w:marTop w:val="0"/>
          <w:marBottom w:val="0"/>
          <w:divBdr>
            <w:top w:val="none" w:sz="0" w:space="0" w:color="auto"/>
            <w:left w:val="none" w:sz="0" w:space="0" w:color="auto"/>
            <w:bottom w:val="none" w:sz="0" w:space="0" w:color="auto"/>
            <w:right w:val="none" w:sz="0" w:space="0" w:color="auto"/>
          </w:divBdr>
        </w:div>
        <w:div w:id="1636717917">
          <w:marLeft w:val="0"/>
          <w:marRight w:val="0"/>
          <w:marTop w:val="0"/>
          <w:marBottom w:val="0"/>
          <w:divBdr>
            <w:top w:val="none" w:sz="0" w:space="0" w:color="auto"/>
            <w:left w:val="none" w:sz="0" w:space="0" w:color="auto"/>
            <w:bottom w:val="none" w:sz="0" w:space="0" w:color="auto"/>
            <w:right w:val="none" w:sz="0" w:space="0" w:color="auto"/>
          </w:divBdr>
        </w:div>
        <w:div w:id="6107194">
          <w:marLeft w:val="0"/>
          <w:marRight w:val="0"/>
          <w:marTop w:val="0"/>
          <w:marBottom w:val="0"/>
          <w:divBdr>
            <w:top w:val="none" w:sz="0" w:space="0" w:color="auto"/>
            <w:left w:val="none" w:sz="0" w:space="0" w:color="auto"/>
            <w:bottom w:val="none" w:sz="0" w:space="0" w:color="auto"/>
            <w:right w:val="none" w:sz="0" w:space="0" w:color="auto"/>
          </w:divBdr>
        </w:div>
        <w:div w:id="735318530">
          <w:marLeft w:val="0"/>
          <w:marRight w:val="0"/>
          <w:marTop w:val="0"/>
          <w:marBottom w:val="0"/>
          <w:divBdr>
            <w:top w:val="none" w:sz="0" w:space="0" w:color="auto"/>
            <w:left w:val="none" w:sz="0" w:space="0" w:color="auto"/>
            <w:bottom w:val="none" w:sz="0" w:space="0" w:color="auto"/>
            <w:right w:val="none" w:sz="0" w:space="0" w:color="auto"/>
          </w:divBdr>
        </w:div>
        <w:div w:id="1550608887">
          <w:marLeft w:val="0"/>
          <w:marRight w:val="0"/>
          <w:marTop w:val="0"/>
          <w:marBottom w:val="0"/>
          <w:divBdr>
            <w:top w:val="none" w:sz="0" w:space="0" w:color="auto"/>
            <w:left w:val="none" w:sz="0" w:space="0" w:color="auto"/>
            <w:bottom w:val="none" w:sz="0" w:space="0" w:color="auto"/>
            <w:right w:val="none" w:sz="0" w:space="0" w:color="auto"/>
          </w:divBdr>
        </w:div>
        <w:div w:id="1493721307">
          <w:marLeft w:val="0"/>
          <w:marRight w:val="0"/>
          <w:marTop w:val="0"/>
          <w:marBottom w:val="0"/>
          <w:divBdr>
            <w:top w:val="none" w:sz="0" w:space="0" w:color="auto"/>
            <w:left w:val="none" w:sz="0" w:space="0" w:color="auto"/>
            <w:bottom w:val="none" w:sz="0" w:space="0" w:color="auto"/>
            <w:right w:val="none" w:sz="0" w:space="0" w:color="auto"/>
          </w:divBdr>
        </w:div>
        <w:div w:id="1551307286">
          <w:marLeft w:val="0"/>
          <w:marRight w:val="0"/>
          <w:marTop w:val="0"/>
          <w:marBottom w:val="0"/>
          <w:divBdr>
            <w:top w:val="none" w:sz="0" w:space="0" w:color="auto"/>
            <w:left w:val="none" w:sz="0" w:space="0" w:color="auto"/>
            <w:bottom w:val="none" w:sz="0" w:space="0" w:color="auto"/>
            <w:right w:val="none" w:sz="0" w:space="0" w:color="auto"/>
          </w:divBdr>
        </w:div>
        <w:div w:id="1978299978">
          <w:marLeft w:val="0"/>
          <w:marRight w:val="0"/>
          <w:marTop w:val="0"/>
          <w:marBottom w:val="0"/>
          <w:divBdr>
            <w:top w:val="none" w:sz="0" w:space="0" w:color="auto"/>
            <w:left w:val="none" w:sz="0" w:space="0" w:color="auto"/>
            <w:bottom w:val="none" w:sz="0" w:space="0" w:color="auto"/>
            <w:right w:val="none" w:sz="0" w:space="0" w:color="auto"/>
          </w:divBdr>
        </w:div>
        <w:div w:id="590355446">
          <w:marLeft w:val="0"/>
          <w:marRight w:val="0"/>
          <w:marTop w:val="0"/>
          <w:marBottom w:val="0"/>
          <w:divBdr>
            <w:top w:val="none" w:sz="0" w:space="0" w:color="auto"/>
            <w:left w:val="none" w:sz="0" w:space="0" w:color="auto"/>
            <w:bottom w:val="none" w:sz="0" w:space="0" w:color="auto"/>
            <w:right w:val="none" w:sz="0" w:space="0" w:color="auto"/>
          </w:divBdr>
        </w:div>
        <w:div w:id="1250457072">
          <w:marLeft w:val="0"/>
          <w:marRight w:val="0"/>
          <w:marTop w:val="0"/>
          <w:marBottom w:val="0"/>
          <w:divBdr>
            <w:top w:val="none" w:sz="0" w:space="0" w:color="auto"/>
            <w:left w:val="none" w:sz="0" w:space="0" w:color="auto"/>
            <w:bottom w:val="none" w:sz="0" w:space="0" w:color="auto"/>
            <w:right w:val="none" w:sz="0" w:space="0" w:color="auto"/>
          </w:divBdr>
        </w:div>
        <w:div w:id="363408891">
          <w:marLeft w:val="0"/>
          <w:marRight w:val="0"/>
          <w:marTop w:val="0"/>
          <w:marBottom w:val="0"/>
          <w:divBdr>
            <w:top w:val="none" w:sz="0" w:space="0" w:color="auto"/>
            <w:left w:val="none" w:sz="0" w:space="0" w:color="auto"/>
            <w:bottom w:val="none" w:sz="0" w:space="0" w:color="auto"/>
            <w:right w:val="none" w:sz="0" w:space="0" w:color="auto"/>
          </w:divBdr>
        </w:div>
        <w:div w:id="287201950">
          <w:marLeft w:val="0"/>
          <w:marRight w:val="0"/>
          <w:marTop w:val="0"/>
          <w:marBottom w:val="0"/>
          <w:divBdr>
            <w:top w:val="none" w:sz="0" w:space="0" w:color="auto"/>
            <w:left w:val="none" w:sz="0" w:space="0" w:color="auto"/>
            <w:bottom w:val="none" w:sz="0" w:space="0" w:color="auto"/>
            <w:right w:val="none" w:sz="0" w:space="0" w:color="auto"/>
          </w:divBdr>
        </w:div>
        <w:div w:id="2139762486">
          <w:marLeft w:val="0"/>
          <w:marRight w:val="0"/>
          <w:marTop w:val="0"/>
          <w:marBottom w:val="0"/>
          <w:divBdr>
            <w:top w:val="none" w:sz="0" w:space="0" w:color="auto"/>
            <w:left w:val="none" w:sz="0" w:space="0" w:color="auto"/>
            <w:bottom w:val="none" w:sz="0" w:space="0" w:color="auto"/>
            <w:right w:val="none" w:sz="0" w:space="0" w:color="auto"/>
          </w:divBdr>
        </w:div>
        <w:div w:id="1169054816">
          <w:marLeft w:val="0"/>
          <w:marRight w:val="0"/>
          <w:marTop w:val="0"/>
          <w:marBottom w:val="0"/>
          <w:divBdr>
            <w:top w:val="none" w:sz="0" w:space="0" w:color="auto"/>
            <w:left w:val="none" w:sz="0" w:space="0" w:color="auto"/>
            <w:bottom w:val="none" w:sz="0" w:space="0" w:color="auto"/>
            <w:right w:val="none" w:sz="0" w:space="0" w:color="auto"/>
          </w:divBdr>
        </w:div>
        <w:div w:id="1857573151">
          <w:marLeft w:val="0"/>
          <w:marRight w:val="0"/>
          <w:marTop w:val="0"/>
          <w:marBottom w:val="0"/>
          <w:divBdr>
            <w:top w:val="none" w:sz="0" w:space="0" w:color="auto"/>
            <w:left w:val="none" w:sz="0" w:space="0" w:color="auto"/>
            <w:bottom w:val="none" w:sz="0" w:space="0" w:color="auto"/>
            <w:right w:val="none" w:sz="0" w:space="0" w:color="auto"/>
          </w:divBdr>
        </w:div>
        <w:div w:id="1102385461">
          <w:marLeft w:val="0"/>
          <w:marRight w:val="0"/>
          <w:marTop w:val="0"/>
          <w:marBottom w:val="0"/>
          <w:divBdr>
            <w:top w:val="none" w:sz="0" w:space="0" w:color="auto"/>
            <w:left w:val="none" w:sz="0" w:space="0" w:color="auto"/>
            <w:bottom w:val="none" w:sz="0" w:space="0" w:color="auto"/>
            <w:right w:val="none" w:sz="0" w:space="0" w:color="auto"/>
          </w:divBdr>
        </w:div>
        <w:div w:id="1031343681">
          <w:marLeft w:val="0"/>
          <w:marRight w:val="0"/>
          <w:marTop w:val="0"/>
          <w:marBottom w:val="0"/>
          <w:divBdr>
            <w:top w:val="none" w:sz="0" w:space="0" w:color="auto"/>
            <w:left w:val="none" w:sz="0" w:space="0" w:color="auto"/>
            <w:bottom w:val="none" w:sz="0" w:space="0" w:color="auto"/>
            <w:right w:val="none" w:sz="0" w:space="0" w:color="auto"/>
          </w:divBdr>
        </w:div>
        <w:div w:id="1480196161">
          <w:marLeft w:val="0"/>
          <w:marRight w:val="0"/>
          <w:marTop w:val="0"/>
          <w:marBottom w:val="0"/>
          <w:divBdr>
            <w:top w:val="none" w:sz="0" w:space="0" w:color="auto"/>
            <w:left w:val="none" w:sz="0" w:space="0" w:color="auto"/>
            <w:bottom w:val="none" w:sz="0" w:space="0" w:color="auto"/>
            <w:right w:val="none" w:sz="0" w:space="0" w:color="auto"/>
          </w:divBdr>
        </w:div>
        <w:div w:id="859780955">
          <w:marLeft w:val="0"/>
          <w:marRight w:val="0"/>
          <w:marTop w:val="0"/>
          <w:marBottom w:val="0"/>
          <w:divBdr>
            <w:top w:val="none" w:sz="0" w:space="0" w:color="auto"/>
            <w:left w:val="none" w:sz="0" w:space="0" w:color="auto"/>
            <w:bottom w:val="none" w:sz="0" w:space="0" w:color="auto"/>
            <w:right w:val="none" w:sz="0" w:space="0" w:color="auto"/>
          </w:divBdr>
        </w:div>
      </w:divsChild>
    </w:div>
    <w:div w:id="993797051">
      <w:bodyDiv w:val="1"/>
      <w:marLeft w:val="0"/>
      <w:marRight w:val="0"/>
      <w:marTop w:val="0"/>
      <w:marBottom w:val="0"/>
      <w:divBdr>
        <w:top w:val="none" w:sz="0" w:space="0" w:color="auto"/>
        <w:left w:val="none" w:sz="0" w:space="0" w:color="auto"/>
        <w:bottom w:val="none" w:sz="0" w:space="0" w:color="auto"/>
        <w:right w:val="none" w:sz="0" w:space="0" w:color="auto"/>
      </w:divBdr>
      <w:divsChild>
        <w:div w:id="869151749">
          <w:marLeft w:val="547"/>
          <w:marRight w:val="0"/>
          <w:marTop w:val="0"/>
          <w:marBottom w:val="0"/>
          <w:divBdr>
            <w:top w:val="none" w:sz="0" w:space="0" w:color="auto"/>
            <w:left w:val="none" w:sz="0" w:space="0" w:color="auto"/>
            <w:bottom w:val="none" w:sz="0" w:space="0" w:color="auto"/>
            <w:right w:val="none" w:sz="0" w:space="0" w:color="auto"/>
          </w:divBdr>
        </w:div>
        <w:div w:id="876963673">
          <w:marLeft w:val="547"/>
          <w:marRight w:val="0"/>
          <w:marTop w:val="0"/>
          <w:marBottom w:val="0"/>
          <w:divBdr>
            <w:top w:val="none" w:sz="0" w:space="0" w:color="auto"/>
            <w:left w:val="none" w:sz="0" w:space="0" w:color="auto"/>
            <w:bottom w:val="none" w:sz="0" w:space="0" w:color="auto"/>
            <w:right w:val="none" w:sz="0" w:space="0" w:color="auto"/>
          </w:divBdr>
        </w:div>
        <w:div w:id="1203860449">
          <w:marLeft w:val="547"/>
          <w:marRight w:val="0"/>
          <w:marTop w:val="0"/>
          <w:marBottom w:val="0"/>
          <w:divBdr>
            <w:top w:val="none" w:sz="0" w:space="0" w:color="auto"/>
            <w:left w:val="none" w:sz="0" w:space="0" w:color="auto"/>
            <w:bottom w:val="none" w:sz="0" w:space="0" w:color="auto"/>
            <w:right w:val="none" w:sz="0" w:space="0" w:color="auto"/>
          </w:divBdr>
        </w:div>
        <w:div w:id="1298491344">
          <w:marLeft w:val="547"/>
          <w:marRight w:val="0"/>
          <w:marTop w:val="0"/>
          <w:marBottom w:val="0"/>
          <w:divBdr>
            <w:top w:val="none" w:sz="0" w:space="0" w:color="auto"/>
            <w:left w:val="none" w:sz="0" w:space="0" w:color="auto"/>
            <w:bottom w:val="none" w:sz="0" w:space="0" w:color="auto"/>
            <w:right w:val="none" w:sz="0" w:space="0" w:color="auto"/>
          </w:divBdr>
        </w:div>
        <w:div w:id="1325741001">
          <w:marLeft w:val="547"/>
          <w:marRight w:val="0"/>
          <w:marTop w:val="0"/>
          <w:marBottom w:val="0"/>
          <w:divBdr>
            <w:top w:val="none" w:sz="0" w:space="0" w:color="auto"/>
            <w:left w:val="none" w:sz="0" w:space="0" w:color="auto"/>
            <w:bottom w:val="none" w:sz="0" w:space="0" w:color="auto"/>
            <w:right w:val="none" w:sz="0" w:space="0" w:color="auto"/>
          </w:divBdr>
        </w:div>
        <w:div w:id="1386877590">
          <w:marLeft w:val="547"/>
          <w:marRight w:val="0"/>
          <w:marTop w:val="0"/>
          <w:marBottom w:val="0"/>
          <w:divBdr>
            <w:top w:val="none" w:sz="0" w:space="0" w:color="auto"/>
            <w:left w:val="none" w:sz="0" w:space="0" w:color="auto"/>
            <w:bottom w:val="none" w:sz="0" w:space="0" w:color="auto"/>
            <w:right w:val="none" w:sz="0" w:space="0" w:color="auto"/>
          </w:divBdr>
        </w:div>
        <w:div w:id="1688479331">
          <w:marLeft w:val="547"/>
          <w:marRight w:val="0"/>
          <w:marTop w:val="0"/>
          <w:marBottom w:val="0"/>
          <w:divBdr>
            <w:top w:val="none" w:sz="0" w:space="0" w:color="auto"/>
            <w:left w:val="none" w:sz="0" w:space="0" w:color="auto"/>
            <w:bottom w:val="none" w:sz="0" w:space="0" w:color="auto"/>
            <w:right w:val="none" w:sz="0" w:space="0" w:color="auto"/>
          </w:divBdr>
        </w:div>
        <w:div w:id="2095395076">
          <w:marLeft w:val="547"/>
          <w:marRight w:val="0"/>
          <w:marTop w:val="0"/>
          <w:marBottom w:val="0"/>
          <w:divBdr>
            <w:top w:val="none" w:sz="0" w:space="0" w:color="auto"/>
            <w:left w:val="none" w:sz="0" w:space="0" w:color="auto"/>
            <w:bottom w:val="none" w:sz="0" w:space="0" w:color="auto"/>
            <w:right w:val="none" w:sz="0" w:space="0" w:color="auto"/>
          </w:divBdr>
        </w:div>
      </w:divsChild>
    </w:div>
    <w:div w:id="1017006372">
      <w:bodyDiv w:val="1"/>
      <w:marLeft w:val="0"/>
      <w:marRight w:val="0"/>
      <w:marTop w:val="0"/>
      <w:marBottom w:val="0"/>
      <w:divBdr>
        <w:top w:val="none" w:sz="0" w:space="0" w:color="auto"/>
        <w:left w:val="none" w:sz="0" w:space="0" w:color="auto"/>
        <w:bottom w:val="none" w:sz="0" w:space="0" w:color="auto"/>
        <w:right w:val="none" w:sz="0" w:space="0" w:color="auto"/>
      </w:divBdr>
    </w:div>
    <w:div w:id="1072847924">
      <w:bodyDiv w:val="1"/>
      <w:marLeft w:val="0"/>
      <w:marRight w:val="0"/>
      <w:marTop w:val="0"/>
      <w:marBottom w:val="0"/>
      <w:divBdr>
        <w:top w:val="none" w:sz="0" w:space="0" w:color="auto"/>
        <w:left w:val="none" w:sz="0" w:space="0" w:color="auto"/>
        <w:bottom w:val="none" w:sz="0" w:space="0" w:color="auto"/>
        <w:right w:val="none" w:sz="0" w:space="0" w:color="auto"/>
      </w:divBdr>
      <w:divsChild>
        <w:div w:id="834494872">
          <w:marLeft w:val="0"/>
          <w:marRight w:val="0"/>
          <w:marTop w:val="0"/>
          <w:marBottom w:val="0"/>
          <w:divBdr>
            <w:top w:val="none" w:sz="0" w:space="0" w:color="auto"/>
            <w:left w:val="none" w:sz="0" w:space="0" w:color="auto"/>
            <w:bottom w:val="none" w:sz="0" w:space="0" w:color="auto"/>
            <w:right w:val="none" w:sz="0" w:space="0" w:color="auto"/>
          </w:divBdr>
        </w:div>
        <w:div w:id="695039538">
          <w:marLeft w:val="0"/>
          <w:marRight w:val="0"/>
          <w:marTop w:val="0"/>
          <w:marBottom w:val="0"/>
          <w:divBdr>
            <w:top w:val="none" w:sz="0" w:space="0" w:color="auto"/>
            <w:left w:val="none" w:sz="0" w:space="0" w:color="auto"/>
            <w:bottom w:val="none" w:sz="0" w:space="0" w:color="auto"/>
            <w:right w:val="none" w:sz="0" w:space="0" w:color="auto"/>
          </w:divBdr>
        </w:div>
        <w:div w:id="132991858">
          <w:marLeft w:val="0"/>
          <w:marRight w:val="0"/>
          <w:marTop w:val="0"/>
          <w:marBottom w:val="0"/>
          <w:divBdr>
            <w:top w:val="none" w:sz="0" w:space="0" w:color="auto"/>
            <w:left w:val="none" w:sz="0" w:space="0" w:color="auto"/>
            <w:bottom w:val="none" w:sz="0" w:space="0" w:color="auto"/>
            <w:right w:val="none" w:sz="0" w:space="0" w:color="auto"/>
          </w:divBdr>
        </w:div>
        <w:div w:id="1826513534">
          <w:marLeft w:val="0"/>
          <w:marRight w:val="0"/>
          <w:marTop w:val="0"/>
          <w:marBottom w:val="0"/>
          <w:divBdr>
            <w:top w:val="none" w:sz="0" w:space="0" w:color="auto"/>
            <w:left w:val="none" w:sz="0" w:space="0" w:color="auto"/>
            <w:bottom w:val="none" w:sz="0" w:space="0" w:color="auto"/>
            <w:right w:val="none" w:sz="0" w:space="0" w:color="auto"/>
          </w:divBdr>
        </w:div>
        <w:div w:id="601499151">
          <w:marLeft w:val="0"/>
          <w:marRight w:val="0"/>
          <w:marTop w:val="0"/>
          <w:marBottom w:val="0"/>
          <w:divBdr>
            <w:top w:val="none" w:sz="0" w:space="0" w:color="auto"/>
            <w:left w:val="none" w:sz="0" w:space="0" w:color="auto"/>
            <w:bottom w:val="none" w:sz="0" w:space="0" w:color="auto"/>
            <w:right w:val="none" w:sz="0" w:space="0" w:color="auto"/>
          </w:divBdr>
        </w:div>
        <w:div w:id="249780638">
          <w:marLeft w:val="0"/>
          <w:marRight w:val="0"/>
          <w:marTop w:val="0"/>
          <w:marBottom w:val="0"/>
          <w:divBdr>
            <w:top w:val="none" w:sz="0" w:space="0" w:color="auto"/>
            <w:left w:val="none" w:sz="0" w:space="0" w:color="auto"/>
            <w:bottom w:val="none" w:sz="0" w:space="0" w:color="auto"/>
            <w:right w:val="none" w:sz="0" w:space="0" w:color="auto"/>
          </w:divBdr>
        </w:div>
        <w:div w:id="391076548">
          <w:marLeft w:val="0"/>
          <w:marRight w:val="0"/>
          <w:marTop w:val="0"/>
          <w:marBottom w:val="0"/>
          <w:divBdr>
            <w:top w:val="none" w:sz="0" w:space="0" w:color="auto"/>
            <w:left w:val="none" w:sz="0" w:space="0" w:color="auto"/>
            <w:bottom w:val="none" w:sz="0" w:space="0" w:color="auto"/>
            <w:right w:val="none" w:sz="0" w:space="0" w:color="auto"/>
          </w:divBdr>
        </w:div>
        <w:div w:id="1062213692">
          <w:marLeft w:val="0"/>
          <w:marRight w:val="0"/>
          <w:marTop w:val="0"/>
          <w:marBottom w:val="0"/>
          <w:divBdr>
            <w:top w:val="none" w:sz="0" w:space="0" w:color="auto"/>
            <w:left w:val="none" w:sz="0" w:space="0" w:color="auto"/>
            <w:bottom w:val="none" w:sz="0" w:space="0" w:color="auto"/>
            <w:right w:val="none" w:sz="0" w:space="0" w:color="auto"/>
          </w:divBdr>
        </w:div>
        <w:div w:id="1466705014">
          <w:marLeft w:val="0"/>
          <w:marRight w:val="0"/>
          <w:marTop w:val="0"/>
          <w:marBottom w:val="0"/>
          <w:divBdr>
            <w:top w:val="none" w:sz="0" w:space="0" w:color="auto"/>
            <w:left w:val="none" w:sz="0" w:space="0" w:color="auto"/>
            <w:bottom w:val="none" w:sz="0" w:space="0" w:color="auto"/>
            <w:right w:val="none" w:sz="0" w:space="0" w:color="auto"/>
          </w:divBdr>
        </w:div>
        <w:div w:id="1363553578">
          <w:marLeft w:val="0"/>
          <w:marRight w:val="0"/>
          <w:marTop w:val="0"/>
          <w:marBottom w:val="0"/>
          <w:divBdr>
            <w:top w:val="none" w:sz="0" w:space="0" w:color="auto"/>
            <w:left w:val="none" w:sz="0" w:space="0" w:color="auto"/>
            <w:bottom w:val="none" w:sz="0" w:space="0" w:color="auto"/>
            <w:right w:val="none" w:sz="0" w:space="0" w:color="auto"/>
          </w:divBdr>
        </w:div>
        <w:div w:id="659500363">
          <w:marLeft w:val="0"/>
          <w:marRight w:val="0"/>
          <w:marTop w:val="0"/>
          <w:marBottom w:val="0"/>
          <w:divBdr>
            <w:top w:val="none" w:sz="0" w:space="0" w:color="auto"/>
            <w:left w:val="none" w:sz="0" w:space="0" w:color="auto"/>
            <w:bottom w:val="none" w:sz="0" w:space="0" w:color="auto"/>
            <w:right w:val="none" w:sz="0" w:space="0" w:color="auto"/>
          </w:divBdr>
        </w:div>
        <w:div w:id="591429022">
          <w:marLeft w:val="0"/>
          <w:marRight w:val="0"/>
          <w:marTop w:val="0"/>
          <w:marBottom w:val="0"/>
          <w:divBdr>
            <w:top w:val="none" w:sz="0" w:space="0" w:color="auto"/>
            <w:left w:val="none" w:sz="0" w:space="0" w:color="auto"/>
            <w:bottom w:val="none" w:sz="0" w:space="0" w:color="auto"/>
            <w:right w:val="none" w:sz="0" w:space="0" w:color="auto"/>
          </w:divBdr>
        </w:div>
      </w:divsChild>
    </w:div>
    <w:div w:id="1083837023">
      <w:bodyDiv w:val="1"/>
      <w:marLeft w:val="0"/>
      <w:marRight w:val="0"/>
      <w:marTop w:val="0"/>
      <w:marBottom w:val="0"/>
      <w:divBdr>
        <w:top w:val="none" w:sz="0" w:space="0" w:color="auto"/>
        <w:left w:val="none" w:sz="0" w:space="0" w:color="auto"/>
        <w:bottom w:val="none" w:sz="0" w:space="0" w:color="auto"/>
        <w:right w:val="none" w:sz="0" w:space="0" w:color="auto"/>
      </w:divBdr>
      <w:divsChild>
        <w:div w:id="1011683474">
          <w:marLeft w:val="0"/>
          <w:marRight w:val="0"/>
          <w:marTop w:val="0"/>
          <w:marBottom w:val="0"/>
          <w:divBdr>
            <w:top w:val="none" w:sz="0" w:space="0" w:color="auto"/>
            <w:left w:val="none" w:sz="0" w:space="0" w:color="auto"/>
            <w:bottom w:val="none" w:sz="0" w:space="0" w:color="auto"/>
            <w:right w:val="none" w:sz="0" w:space="0" w:color="auto"/>
          </w:divBdr>
        </w:div>
        <w:div w:id="774204835">
          <w:marLeft w:val="0"/>
          <w:marRight w:val="0"/>
          <w:marTop w:val="0"/>
          <w:marBottom w:val="0"/>
          <w:divBdr>
            <w:top w:val="none" w:sz="0" w:space="0" w:color="auto"/>
            <w:left w:val="none" w:sz="0" w:space="0" w:color="auto"/>
            <w:bottom w:val="none" w:sz="0" w:space="0" w:color="auto"/>
            <w:right w:val="none" w:sz="0" w:space="0" w:color="auto"/>
          </w:divBdr>
        </w:div>
        <w:div w:id="604189748">
          <w:marLeft w:val="0"/>
          <w:marRight w:val="0"/>
          <w:marTop w:val="0"/>
          <w:marBottom w:val="0"/>
          <w:divBdr>
            <w:top w:val="none" w:sz="0" w:space="0" w:color="auto"/>
            <w:left w:val="none" w:sz="0" w:space="0" w:color="auto"/>
            <w:bottom w:val="none" w:sz="0" w:space="0" w:color="auto"/>
            <w:right w:val="none" w:sz="0" w:space="0" w:color="auto"/>
          </w:divBdr>
        </w:div>
        <w:div w:id="1192762139">
          <w:marLeft w:val="0"/>
          <w:marRight w:val="0"/>
          <w:marTop w:val="0"/>
          <w:marBottom w:val="0"/>
          <w:divBdr>
            <w:top w:val="none" w:sz="0" w:space="0" w:color="auto"/>
            <w:left w:val="none" w:sz="0" w:space="0" w:color="auto"/>
            <w:bottom w:val="none" w:sz="0" w:space="0" w:color="auto"/>
            <w:right w:val="none" w:sz="0" w:space="0" w:color="auto"/>
          </w:divBdr>
        </w:div>
        <w:div w:id="1471246371">
          <w:marLeft w:val="0"/>
          <w:marRight w:val="0"/>
          <w:marTop w:val="0"/>
          <w:marBottom w:val="0"/>
          <w:divBdr>
            <w:top w:val="none" w:sz="0" w:space="0" w:color="auto"/>
            <w:left w:val="none" w:sz="0" w:space="0" w:color="auto"/>
            <w:bottom w:val="none" w:sz="0" w:space="0" w:color="auto"/>
            <w:right w:val="none" w:sz="0" w:space="0" w:color="auto"/>
          </w:divBdr>
        </w:div>
        <w:div w:id="498350115">
          <w:marLeft w:val="0"/>
          <w:marRight w:val="0"/>
          <w:marTop w:val="0"/>
          <w:marBottom w:val="0"/>
          <w:divBdr>
            <w:top w:val="none" w:sz="0" w:space="0" w:color="auto"/>
            <w:left w:val="none" w:sz="0" w:space="0" w:color="auto"/>
            <w:bottom w:val="none" w:sz="0" w:space="0" w:color="auto"/>
            <w:right w:val="none" w:sz="0" w:space="0" w:color="auto"/>
          </w:divBdr>
        </w:div>
        <w:div w:id="871770153">
          <w:marLeft w:val="0"/>
          <w:marRight w:val="0"/>
          <w:marTop w:val="0"/>
          <w:marBottom w:val="0"/>
          <w:divBdr>
            <w:top w:val="none" w:sz="0" w:space="0" w:color="auto"/>
            <w:left w:val="none" w:sz="0" w:space="0" w:color="auto"/>
            <w:bottom w:val="none" w:sz="0" w:space="0" w:color="auto"/>
            <w:right w:val="none" w:sz="0" w:space="0" w:color="auto"/>
          </w:divBdr>
        </w:div>
        <w:div w:id="817965075">
          <w:marLeft w:val="0"/>
          <w:marRight w:val="0"/>
          <w:marTop w:val="0"/>
          <w:marBottom w:val="0"/>
          <w:divBdr>
            <w:top w:val="none" w:sz="0" w:space="0" w:color="auto"/>
            <w:left w:val="none" w:sz="0" w:space="0" w:color="auto"/>
            <w:bottom w:val="none" w:sz="0" w:space="0" w:color="auto"/>
            <w:right w:val="none" w:sz="0" w:space="0" w:color="auto"/>
          </w:divBdr>
        </w:div>
        <w:div w:id="2093357932">
          <w:marLeft w:val="0"/>
          <w:marRight w:val="0"/>
          <w:marTop w:val="0"/>
          <w:marBottom w:val="0"/>
          <w:divBdr>
            <w:top w:val="none" w:sz="0" w:space="0" w:color="auto"/>
            <w:left w:val="none" w:sz="0" w:space="0" w:color="auto"/>
            <w:bottom w:val="none" w:sz="0" w:space="0" w:color="auto"/>
            <w:right w:val="none" w:sz="0" w:space="0" w:color="auto"/>
          </w:divBdr>
        </w:div>
        <w:div w:id="436868640">
          <w:marLeft w:val="0"/>
          <w:marRight w:val="0"/>
          <w:marTop w:val="0"/>
          <w:marBottom w:val="0"/>
          <w:divBdr>
            <w:top w:val="none" w:sz="0" w:space="0" w:color="auto"/>
            <w:left w:val="none" w:sz="0" w:space="0" w:color="auto"/>
            <w:bottom w:val="none" w:sz="0" w:space="0" w:color="auto"/>
            <w:right w:val="none" w:sz="0" w:space="0" w:color="auto"/>
          </w:divBdr>
        </w:div>
        <w:div w:id="1573814007">
          <w:marLeft w:val="0"/>
          <w:marRight w:val="0"/>
          <w:marTop w:val="0"/>
          <w:marBottom w:val="0"/>
          <w:divBdr>
            <w:top w:val="none" w:sz="0" w:space="0" w:color="auto"/>
            <w:left w:val="none" w:sz="0" w:space="0" w:color="auto"/>
            <w:bottom w:val="none" w:sz="0" w:space="0" w:color="auto"/>
            <w:right w:val="none" w:sz="0" w:space="0" w:color="auto"/>
          </w:divBdr>
        </w:div>
        <w:div w:id="1971127464">
          <w:marLeft w:val="0"/>
          <w:marRight w:val="0"/>
          <w:marTop w:val="0"/>
          <w:marBottom w:val="0"/>
          <w:divBdr>
            <w:top w:val="none" w:sz="0" w:space="0" w:color="auto"/>
            <w:left w:val="none" w:sz="0" w:space="0" w:color="auto"/>
            <w:bottom w:val="none" w:sz="0" w:space="0" w:color="auto"/>
            <w:right w:val="none" w:sz="0" w:space="0" w:color="auto"/>
          </w:divBdr>
        </w:div>
        <w:div w:id="845677170">
          <w:marLeft w:val="0"/>
          <w:marRight w:val="0"/>
          <w:marTop w:val="0"/>
          <w:marBottom w:val="0"/>
          <w:divBdr>
            <w:top w:val="none" w:sz="0" w:space="0" w:color="auto"/>
            <w:left w:val="none" w:sz="0" w:space="0" w:color="auto"/>
            <w:bottom w:val="none" w:sz="0" w:space="0" w:color="auto"/>
            <w:right w:val="none" w:sz="0" w:space="0" w:color="auto"/>
          </w:divBdr>
        </w:div>
        <w:div w:id="1381398637">
          <w:marLeft w:val="0"/>
          <w:marRight w:val="0"/>
          <w:marTop w:val="0"/>
          <w:marBottom w:val="0"/>
          <w:divBdr>
            <w:top w:val="none" w:sz="0" w:space="0" w:color="auto"/>
            <w:left w:val="none" w:sz="0" w:space="0" w:color="auto"/>
            <w:bottom w:val="none" w:sz="0" w:space="0" w:color="auto"/>
            <w:right w:val="none" w:sz="0" w:space="0" w:color="auto"/>
          </w:divBdr>
        </w:div>
        <w:div w:id="737364903">
          <w:marLeft w:val="0"/>
          <w:marRight w:val="0"/>
          <w:marTop w:val="0"/>
          <w:marBottom w:val="0"/>
          <w:divBdr>
            <w:top w:val="none" w:sz="0" w:space="0" w:color="auto"/>
            <w:left w:val="none" w:sz="0" w:space="0" w:color="auto"/>
            <w:bottom w:val="none" w:sz="0" w:space="0" w:color="auto"/>
            <w:right w:val="none" w:sz="0" w:space="0" w:color="auto"/>
          </w:divBdr>
        </w:div>
        <w:div w:id="1879321265">
          <w:marLeft w:val="0"/>
          <w:marRight w:val="0"/>
          <w:marTop w:val="0"/>
          <w:marBottom w:val="0"/>
          <w:divBdr>
            <w:top w:val="none" w:sz="0" w:space="0" w:color="auto"/>
            <w:left w:val="none" w:sz="0" w:space="0" w:color="auto"/>
            <w:bottom w:val="none" w:sz="0" w:space="0" w:color="auto"/>
            <w:right w:val="none" w:sz="0" w:space="0" w:color="auto"/>
          </w:divBdr>
        </w:div>
        <w:div w:id="1398088052">
          <w:marLeft w:val="0"/>
          <w:marRight w:val="0"/>
          <w:marTop w:val="0"/>
          <w:marBottom w:val="0"/>
          <w:divBdr>
            <w:top w:val="none" w:sz="0" w:space="0" w:color="auto"/>
            <w:left w:val="none" w:sz="0" w:space="0" w:color="auto"/>
            <w:bottom w:val="none" w:sz="0" w:space="0" w:color="auto"/>
            <w:right w:val="none" w:sz="0" w:space="0" w:color="auto"/>
          </w:divBdr>
        </w:div>
        <w:div w:id="2124881658">
          <w:marLeft w:val="0"/>
          <w:marRight w:val="0"/>
          <w:marTop w:val="0"/>
          <w:marBottom w:val="0"/>
          <w:divBdr>
            <w:top w:val="none" w:sz="0" w:space="0" w:color="auto"/>
            <w:left w:val="none" w:sz="0" w:space="0" w:color="auto"/>
            <w:bottom w:val="none" w:sz="0" w:space="0" w:color="auto"/>
            <w:right w:val="none" w:sz="0" w:space="0" w:color="auto"/>
          </w:divBdr>
        </w:div>
        <w:div w:id="1715083159">
          <w:marLeft w:val="0"/>
          <w:marRight w:val="0"/>
          <w:marTop w:val="0"/>
          <w:marBottom w:val="0"/>
          <w:divBdr>
            <w:top w:val="none" w:sz="0" w:space="0" w:color="auto"/>
            <w:left w:val="none" w:sz="0" w:space="0" w:color="auto"/>
            <w:bottom w:val="none" w:sz="0" w:space="0" w:color="auto"/>
            <w:right w:val="none" w:sz="0" w:space="0" w:color="auto"/>
          </w:divBdr>
        </w:div>
        <w:div w:id="492527974">
          <w:marLeft w:val="0"/>
          <w:marRight w:val="0"/>
          <w:marTop w:val="0"/>
          <w:marBottom w:val="0"/>
          <w:divBdr>
            <w:top w:val="none" w:sz="0" w:space="0" w:color="auto"/>
            <w:left w:val="none" w:sz="0" w:space="0" w:color="auto"/>
            <w:bottom w:val="none" w:sz="0" w:space="0" w:color="auto"/>
            <w:right w:val="none" w:sz="0" w:space="0" w:color="auto"/>
          </w:divBdr>
        </w:div>
        <w:div w:id="916940994">
          <w:marLeft w:val="0"/>
          <w:marRight w:val="0"/>
          <w:marTop w:val="0"/>
          <w:marBottom w:val="0"/>
          <w:divBdr>
            <w:top w:val="none" w:sz="0" w:space="0" w:color="auto"/>
            <w:left w:val="none" w:sz="0" w:space="0" w:color="auto"/>
            <w:bottom w:val="none" w:sz="0" w:space="0" w:color="auto"/>
            <w:right w:val="none" w:sz="0" w:space="0" w:color="auto"/>
          </w:divBdr>
        </w:div>
        <w:div w:id="259527621">
          <w:marLeft w:val="0"/>
          <w:marRight w:val="0"/>
          <w:marTop w:val="0"/>
          <w:marBottom w:val="0"/>
          <w:divBdr>
            <w:top w:val="none" w:sz="0" w:space="0" w:color="auto"/>
            <w:left w:val="none" w:sz="0" w:space="0" w:color="auto"/>
            <w:bottom w:val="none" w:sz="0" w:space="0" w:color="auto"/>
            <w:right w:val="none" w:sz="0" w:space="0" w:color="auto"/>
          </w:divBdr>
        </w:div>
        <w:div w:id="174421531">
          <w:marLeft w:val="0"/>
          <w:marRight w:val="0"/>
          <w:marTop w:val="0"/>
          <w:marBottom w:val="0"/>
          <w:divBdr>
            <w:top w:val="none" w:sz="0" w:space="0" w:color="auto"/>
            <w:left w:val="none" w:sz="0" w:space="0" w:color="auto"/>
            <w:bottom w:val="none" w:sz="0" w:space="0" w:color="auto"/>
            <w:right w:val="none" w:sz="0" w:space="0" w:color="auto"/>
          </w:divBdr>
        </w:div>
        <w:div w:id="354422449">
          <w:marLeft w:val="0"/>
          <w:marRight w:val="0"/>
          <w:marTop w:val="0"/>
          <w:marBottom w:val="0"/>
          <w:divBdr>
            <w:top w:val="none" w:sz="0" w:space="0" w:color="auto"/>
            <w:left w:val="none" w:sz="0" w:space="0" w:color="auto"/>
            <w:bottom w:val="none" w:sz="0" w:space="0" w:color="auto"/>
            <w:right w:val="none" w:sz="0" w:space="0" w:color="auto"/>
          </w:divBdr>
        </w:div>
        <w:div w:id="930549887">
          <w:marLeft w:val="0"/>
          <w:marRight w:val="0"/>
          <w:marTop w:val="0"/>
          <w:marBottom w:val="0"/>
          <w:divBdr>
            <w:top w:val="none" w:sz="0" w:space="0" w:color="auto"/>
            <w:left w:val="none" w:sz="0" w:space="0" w:color="auto"/>
            <w:bottom w:val="none" w:sz="0" w:space="0" w:color="auto"/>
            <w:right w:val="none" w:sz="0" w:space="0" w:color="auto"/>
          </w:divBdr>
        </w:div>
        <w:div w:id="1777826862">
          <w:marLeft w:val="0"/>
          <w:marRight w:val="0"/>
          <w:marTop w:val="0"/>
          <w:marBottom w:val="0"/>
          <w:divBdr>
            <w:top w:val="none" w:sz="0" w:space="0" w:color="auto"/>
            <w:left w:val="none" w:sz="0" w:space="0" w:color="auto"/>
            <w:bottom w:val="none" w:sz="0" w:space="0" w:color="auto"/>
            <w:right w:val="none" w:sz="0" w:space="0" w:color="auto"/>
          </w:divBdr>
        </w:div>
        <w:div w:id="696277227">
          <w:marLeft w:val="0"/>
          <w:marRight w:val="0"/>
          <w:marTop w:val="0"/>
          <w:marBottom w:val="0"/>
          <w:divBdr>
            <w:top w:val="none" w:sz="0" w:space="0" w:color="auto"/>
            <w:left w:val="none" w:sz="0" w:space="0" w:color="auto"/>
            <w:bottom w:val="none" w:sz="0" w:space="0" w:color="auto"/>
            <w:right w:val="none" w:sz="0" w:space="0" w:color="auto"/>
          </w:divBdr>
        </w:div>
        <w:div w:id="1299646758">
          <w:marLeft w:val="0"/>
          <w:marRight w:val="0"/>
          <w:marTop w:val="0"/>
          <w:marBottom w:val="0"/>
          <w:divBdr>
            <w:top w:val="none" w:sz="0" w:space="0" w:color="auto"/>
            <w:left w:val="none" w:sz="0" w:space="0" w:color="auto"/>
            <w:bottom w:val="none" w:sz="0" w:space="0" w:color="auto"/>
            <w:right w:val="none" w:sz="0" w:space="0" w:color="auto"/>
          </w:divBdr>
        </w:div>
        <w:div w:id="141121255">
          <w:marLeft w:val="0"/>
          <w:marRight w:val="0"/>
          <w:marTop w:val="0"/>
          <w:marBottom w:val="0"/>
          <w:divBdr>
            <w:top w:val="none" w:sz="0" w:space="0" w:color="auto"/>
            <w:left w:val="none" w:sz="0" w:space="0" w:color="auto"/>
            <w:bottom w:val="none" w:sz="0" w:space="0" w:color="auto"/>
            <w:right w:val="none" w:sz="0" w:space="0" w:color="auto"/>
          </w:divBdr>
        </w:div>
        <w:div w:id="1917325990">
          <w:marLeft w:val="0"/>
          <w:marRight w:val="0"/>
          <w:marTop w:val="0"/>
          <w:marBottom w:val="0"/>
          <w:divBdr>
            <w:top w:val="none" w:sz="0" w:space="0" w:color="auto"/>
            <w:left w:val="none" w:sz="0" w:space="0" w:color="auto"/>
            <w:bottom w:val="none" w:sz="0" w:space="0" w:color="auto"/>
            <w:right w:val="none" w:sz="0" w:space="0" w:color="auto"/>
          </w:divBdr>
        </w:div>
        <w:div w:id="1849902417">
          <w:marLeft w:val="0"/>
          <w:marRight w:val="0"/>
          <w:marTop w:val="0"/>
          <w:marBottom w:val="0"/>
          <w:divBdr>
            <w:top w:val="none" w:sz="0" w:space="0" w:color="auto"/>
            <w:left w:val="none" w:sz="0" w:space="0" w:color="auto"/>
            <w:bottom w:val="none" w:sz="0" w:space="0" w:color="auto"/>
            <w:right w:val="none" w:sz="0" w:space="0" w:color="auto"/>
          </w:divBdr>
        </w:div>
        <w:div w:id="1372536362">
          <w:marLeft w:val="0"/>
          <w:marRight w:val="0"/>
          <w:marTop w:val="0"/>
          <w:marBottom w:val="0"/>
          <w:divBdr>
            <w:top w:val="none" w:sz="0" w:space="0" w:color="auto"/>
            <w:left w:val="none" w:sz="0" w:space="0" w:color="auto"/>
            <w:bottom w:val="none" w:sz="0" w:space="0" w:color="auto"/>
            <w:right w:val="none" w:sz="0" w:space="0" w:color="auto"/>
          </w:divBdr>
        </w:div>
        <w:div w:id="1812554649">
          <w:marLeft w:val="0"/>
          <w:marRight w:val="0"/>
          <w:marTop w:val="0"/>
          <w:marBottom w:val="0"/>
          <w:divBdr>
            <w:top w:val="none" w:sz="0" w:space="0" w:color="auto"/>
            <w:left w:val="none" w:sz="0" w:space="0" w:color="auto"/>
            <w:bottom w:val="none" w:sz="0" w:space="0" w:color="auto"/>
            <w:right w:val="none" w:sz="0" w:space="0" w:color="auto"/>
          </w:divBdr>
        </w:div>
        <w:div w:id="2061199195">
          <w:marLeft w:val="0"/>
          <w:marRight w:val="0"/>
          <w:marTop w:val="0"/>
          <w:marBottom w:val="0"/>
          <w:divBdr>
            <w:top w:val="none" w:sz="0" w:space="0" w:color="auto"/>
            <w:left w:val="none" w:sz="0" w:space="0" w:color="auto"/>
            <w:bottom w:val="none" w:sz="0" w:space="0" w:color="auto"/>
            <w:right w:val="none" w:sz="0" w:space="0" w:color="auto"/>
          </w:divBdr>
        </w:div>
        <w:div w:id="800341470">
          <w:marLeft w:val="0"/>
          <w:marRight w:val="0"/>
          <w:marTop w:val="0"/>
          <w:marBottom w:val="0"/>
          <w:divBdr>
            <w:top w:val="none" w:sz="0" w:space="0" w:color="auto"/>
            <w:left w:val="none" w:sz="0" w:space="0" w:color="auto"/>
            <w:bottom w:val="none" w:sz="0" w:space="0" w:color="auto"/>
            <w:right w:val="none" w:sz="0" w:space="0" w:color="auto"/>
          </w:divBdr>
        </w:div>
        <w:div w:id="225579800">
          <w:marLeft w:val="0"/>
          <w:marRight w:val="0"/>
          <w:marTop w:val="0"/>
          <w:marBottom w:val="0"/>
          <w:divBdr>
            <w:top w:val="none" w:sz="0" w:space="0" w:color="auto"/>
            <w:left w:val="none" w:sz="0" w:space="0" w:color="auto"/>
            <w:bottom w:val="none" w:sz="0" w:space="0" w:color="auto"/>
            <w:right w:val="none" w:sz="0" w:space="0" w:color="auto"/>
          </w:divBdr>
        </w:div>
        <w:div w:id="66651554">
          <w:marLeft w:val="0"/>
          <w:marRight w:val="0"/>
          <w:marTop w:val="0"/>
          <w:marBottom w:val="0"/>
          <w:divBdr>
            <w:top w:val="none" w:sz="0" w:space="0" w:color="auto"/>
            <w:left w:val="none" w:sz="0" w:space="0" w:color="auto"/>
            <w:bottom w:val="none" w:sz="0" w:space="0" w:color="auto"/>
            <w:right w:val="none" w:sz="0" w:space="0" w:color="auto"/>
          </w:divBdr>
        </w:div>
        <w:div w:id="777337327">
          <w:marLeft w:val="0"/>
          <w:marRight w:val="0"/>
          <w:marTop w:val="0"/>
          <w:marBottom w:val="0"/>
          <w:divBdr>
            <w:top w:val="none" w:sz="0" w:space="0" w:color="auto"/>
            <w:left w:val="none" w:sz="0" w:space="0" w:color="auto"/>
            <w:bottom w:val="none" w:sz="0" w:space="0" w:color="auto"/>
            <w:right w:val="none" w:sz="0" w:space="0" w:color="auto"/>
          </w:divBdr>
        </w:div>
        <w:div w:id="743065183">
          <w:marLeft w:val="0"/>
          <w:marRight w:val="0"/>
          <w:marTop w:val="0"/>
          <w:marBottom w:val="0"/>
          <w:divBdr>
            <w:top w:val="none" w:sz="0" w:space="0" w:color="auto"/>
            <w:left w:val="none" w:sz="0" w:space="0" w:color="auto"/>
            <w:bottom w:val="none" w:sz="0" w:space="0" w:color="auto"/>
            <w:right w:val="none" w:sz="0" w:space="0" w:color="auto"/>
          </w:divBdr>
        </w:div>
        <w:div w:id="1266811174">
          <w:marLeft w:val="0"/>
          <w:marRight w:val="0"/>
          <w:marTop w:val="0"/>
          <w:marBottom w:val="0"/>
          <w:divBdr>
            <w:top w:val="none" w:sz="0" w:space="0" w:color="auto"/>
            <w:left w:val="none" w:sz="0" w:space="0" w:color="auto"/>
            <w:bottom w:val="none" w:sz="0" w:space="0" w:color="auto"/>
            <w:right w:val="none" w:sz="0" w:space="0" w:color="auto"/>
          </w:divBdr>
        </w:div>
        <w:div w:id="331682869">
          <w:marLeft w:val="0"/>
          <w:marRight w:val="0"/>
          <w:marTop w:val="0"/>
          <w:marBottom w:val="0"/>
          <w:divBdr>
            <w:top w:val="none" w:sz="0" w:space="0" w:color="auto"/>
            <w:left w:val="none" w:sz="0" w:space="0" w:color="auto"/>
            <w:bottom w:val="none" w:sz="0" w:space="0" w:color="auto"/>
            <w:right w:val="none" w:sz="0" w:space="0" w:color="auto"/>
          </w:divBdr>
        </w:div>
        <w:div w:id="912203386">
          <w:marLeft w:val="0"/>
          <w:marRight w:val="0"/>
          <w:marTop w:val="0"/>
          <w:marBottom w:val="0"/>
          <w:divBdr>
            <w:top w:val="none" w:sz="0" w:space="0" w:color="auto"/>
            <w:left w:val="none" w:sz="0" w:space="0" w:color="auto"/>
            <w:bottom w:val="none" w:sz="0" w:space="0" w:color="auto"/>
            <w:right w:val="none" w:sz="0" w:space="0" w:color="auto"/>
          </w:divBdr>
        </w:div>
        <w:div w:id="1370912861">
          <w:marLeft w:val="0"/>
          <w:marRight w:val="0"/>
          <w:marTop w:val="0"/>
          <w:marBottom w:val="0"/>
          <w:divBdr>
            <w:top w:val="none" w:sz="0" w:space="0" w:color="auto"/>
            <w:left w:val="none" w:sz="0" w:space="0" w:color="auto"/>
            <w:bottom w:val="none" w:sz="0" w:space="0" w:color="auto"/>
            <w:right w:val="none" w:sz="0" w:space="0" w:color="auto"/>
          </w:divBdr>
        </w:div>
        <w:div w:id="642004684">
          <w:marLeft w:val="0"/>
          <w:marRight w:val="0"/>
          <w:marTop w:val="0"/>
          <w:marBottom w:val="0"/>
          <w:divBdr>
            <w:top w:val="none" w:sz="0" w:space="0" w:color="auto"/>
            <w:left w:val="none" w:sz="0" w:space="0" w:color="auto"/>
            <w:bottom w:val="none" w:sz="0" w:space="0" w:color="auto"/>
            <w:right w:val="none" w:sz="0" w:space="0" w:color="auto"/>
          </w:divBdr>
        </w:div>
        <w:div w:id="1266034824">
          <w:marLeft w:val="0"/>
          <w:marRight w:val="0"/>
          <w:marTop w:val="0"/>
          <w:marBottom w:val="0"/>
          <w:divBdr>
            <w:top w:val="none" w:sz="0" w:space="0" w:color="auto"/>
            <w:left w:val="none" w:sz="0" w:space="0" w:color="auto"/>
            <w:bottom w:val="none" w:sz="0" w:space="0" w:color="auto"/>
            <w:right w:val="none" w:sz="0" w:space="0" w:color="auto"/>
          </w:divBdr>
        </w:div>
        <w:div w:id="19429320">
          <w:marLeft w:val="0"/>
          <w:marRight w:val="0"/>
          <w:marTop w:val="0"/>
          <w:marBottom w:val="0"/>
          <w:divBdr>
            <w:top w:val="none" w:sz="0" w:space="0" w:color="auto"/>
            <w:left w:val="none" w:sz="0" w:space="0" w:color="auto"/>
            <w:bottom w:val="none" w:sz="0" w:space="0" w:color="auto"/>
            <w:right w:val="none" w:sz="0" w:space="0" w:color="auto"/>
          </w:divBdr>
        </w:div>
        <w:div w:id="1577787957">
          <w:marLeft w:val="0"/>
          <w:marRight w:val="0"/>
          <w:marTop w:val="0"/>
          <w:marBottom w:val="0"/>
          <w:divBdr>
            <w:top w:val="none" w:sz="0" w:space="0" w:color="auto"/>
            <w:left w:val="none" w:sz="0" w:space="0" w:color="auto"/>
            <w:bottom w:val="none" w:sz="0" w:space="0" w:color="auto"/>
            <w:right w:val="none" w:sz="0" w:space="0" w:color="auto"/>
          </w:divBdr>
        </w:div>
        <w:div w:id="1628588506">
          <w:marLeft w:val="0"/>
          <w:marRight w:val="0"/>
          <w:marTop w:val="0"/>
          <w:marBottom w:val="0"/>
          <w:divBdr>
            <w:top w:val="none" w:sz="0" w:space="0" w:color="auto"/>
            <w:left w:val="none" w:sz="0" w:space="0" w:color="auto"/>
            <w:bottom w:val="none" w:sz="0" w:space="0" w:color="auto"/>
            <w:right w:val="none" w:sz="0" w:space="0" w:color="auto"/>
          </w:divBdr>
        </w:div>
        <w:div w:id="1407418184">
          <w:marLeft w:val="0"/>
          <w:marRight w:val="0"/>
          <w:marTop w:val="0"/>
          <w:marBottom w:val="0"/>
          <w:divBdr>
            <w:top w:val="none" w:sz="0" w:space="0" w:color="auto"/>
            <w:left w:val="none" w:sz="0" w:space="0" w:color="auto"/>
            <w:bottom w:val="none" w:sz="0" w:space="0" w:color="auto"/>
            <w:right w:val="none" w:sz="0" w:space="0" w:color="auto"/>
          </w:divBdr>
        </w:div>
        <w:div w:id="480199255">
          <w:marLeft w:val="0"/>
          <w:marRight w:val="0"/>
          <w:marTop w:val="0"/>
          <w:marBottom w:val="0"/>
          <w:divBdr>
            <w:top w:val="none" w:sz="0" w:space="0" w:color="auto"/>
            <w:left w:val="none" w:sz="0" w:space="0" w:color="auto"/>
            <w:bottom w:val="none" w:sz="0" w:space="0" w:color="auto"/>
            <w:right w:val="none" w:sz="0" w:space="0" w:color="auto"/>
          </w:divBdr>
        </w:div>
        <w:div w:id="455486496">
          <w:marLeft w:val="0"/>
          <w:marRight w:val="0"/>
          <w:marTop w:val="0"/>
          <w:marBottom w:val="0"/>
          <w:divBdr>
            <w:top w:val="none" w:sz="0" w:space="0" w:color="auto"/>
            <w:left w:val="none" w:sz="0" w:space="0" w:color="auto"/>
            <w:bottom w:val="none" w:sz="0" w:space="0" w:color="auto"/>
            <w:right w:val="none" w:sz="0" w:space="0" w:color="auto"/>
          </w:divBdr>
        </w:div>
        <w:div w:id="1301308293">
          <w:marLeft w:val="0"/>
          <w:marRight w:val="0"/>
          <w:marTop w:val="0"/>
          <w:marBottom w:val="0"/>
          <w:divBdr>
            <w:top w:val="none" w:sz="0" w:space="0" w:color="auto"/>
            <w:left w:val="none" w:sz="0" w:space="0" w:color="auto"/>
            <w:bottom w:val="none" w:sz="0" w:space="0" w:color="auto"/>
            <w:right w:val="none" w:sz="0" w:space="0" w:color="auto"/>
          </w:divBdr>
        </w:div>
        <w:div w:id="219177690">
          <w:marLeft w:val="0"/>
          <w:marRight w:val="0"/>
          <w:marTop w:val="0"/>
          <w:marBottom w:val="0"/>
          <w:divBdr>
            <w:top w:val="none" w:sz="0" w:space="0" w:color="auto"/>
            <w:left w:val="none" w:sz="0" w:space="0" w:color="auto"/>
            <w:bottom w:val="none" w:sz="0" w:space="0" w:color="auto"/>
            <w:right w:val="none" w:sz="0" w:space="0" w:color="auto"/>
          </w:divBdr>
        </w:div>
        <w:div w:id="1877887470">
          <w:marLeft w:val="0"/>
          <w:marRight w:val="0"/>
          <w:marTop w:val="0"/>
          <w:marBottom w:val="0"/>
          <w:divBdr>
            <w:top w:val="none" w:sz="0" w:space="0" w:color="auto"/>
            <w:left w:val="none" w:sz="0" w:space="0" w:color="auto"/>
            <w:bottom w:val="none" w:sz="0" w:space="0" w:color="auto"/>
            <w:right w:val="none" w:sz="0" w:space="0" w:color="auto"/>
          </w:divBdr>
        </w:div>
        <w:div w:id="1503161276">
          <w:marLeft w:val="0"/>
          <w:marRight w:val="0"/>
          <w:marTop w:val="0"/>
          <w:marBottom w:val="0"/>
          <w:divBdr>
            <w:top w:val="none" w:sz="0" w:space="0" w:color="auto"/>
            <w:left w:val="none" w:sz="0" w:space="0" w:color="auto"/>
            <w:bottom w:val="none" w:sz="0" w:space="0" w:color="auto"/>
            <w:right w:val="none" w:sz="0" w:space="0" w:color="auto"/>
          </w:divBdr>
        </w:div>
      </w:divsChild>
    </w:div>
    <w:div w:id="1127356975">
      <w:bodyDiv w:val="1"/>
      <w:marLeft w:val="0"/>
      <w:marRight w:val="0"/>
      <w:marTop w:val="0"/>
      <w:marBottom w:val="0"/>
      <w:divBdr>
        <w:top w:val="none" w:sz="0" w:space="0" w:color="auto"/>
        <w:left w:val="none" w:sz="0" w:space="0" w:color="auto"/>
        <w:bottom w:val="none" w:sz="0" w:space="0" w:color="auto"/>
        <w:right w:val="none" w:sz="0" w:space="0" w:color="auto"/>
      </w:divBdr>
    </w:div>
    <w:div w:id="1202278773">
      <w:bodyDiv w:val="1"/>
      <w:marLeft w:val="0"/>
      <w:marRight w:val="0"/>
      <w:marTop w:val="0"/>
      <w:marBottom w:val="0"/>
      <w:divBdr>
        <w:top w:val="none" w:sz="0" w:space="0" w:color="auto"/>
        <w:left w:val="none" w:sz="0" w:space="0" w:color="auto"/>
        <w:bottom w:val="none" w:sz="0" w:space="0" w:color="auto"/>
        <w:right w:val="none" w:sz="0" w:space="0" w:color="auto"/>
      </w:divBdr>
    </w:div>
    <w:div w:id="1289046398">
      <w:bodyDiv w:val="1"/>
      <w:marLeft w:val="0"/>
      <w:marRight w:val="0"/>
      <w:marTop w:val="0"/>
      <w:marBottom w:val="0"/>
      <w:divBdr>
        <w:top w:val="none" w:sz="0" w:space="0" w:color="auto"/>
        <w:left w:val="none" w:sz="0" w:space="0" w:color="auto"/>
        <w:bottom w:val="none" w:sz="0" w:space="0" w:color="auto"/>
        <w:right w:val="none" w:sz="0" w:space="0" w:color="auto"/>
      </w:divBdr>
      <w:divsChild>
        <w:div w:id="330375424">
          <w:marLeft w:val="0"/>
          <w:marRight w:val="0"/>
          <w:marTop w:val="0"/>
          <w:marBottom w:val="0"/>
          <w:divBdr>
            <w:top w:val="none" w:sz="0" w:space="0" w:color="auto"/>
            <w:left w:val="none" w:sz="0" w:space="0" w:color="auto"/>
            <w:bottom w:val="none" w:sz="0" w:space="0" w:color="auto"/>
            <w:right w:val="none" w:sz="0" w:space="0" w:color="auto"/>
          </w:divBdr>
        </w:div>
        <w:div w:id="345717361">
          <w:marLeft w:val="0"/>
          <w:marRight w:val="0"/>
          <w:marTop w:val="0"/>
          <w:marBottom w:val="0"/>
          <w:divBdr>
            <w:top w:val="none" w:sz="0" w:space="0" w:color="auto"/>
            <w:left w:val="none" w:sz="0" w:space="0" w:color="auto"/>
            <w:bottom w:val="none" w:sz="0" w:space="0" w:color="auto"/>
            <w:right w:val="none" w:sz="0" w:space="0" w:color="auto"/>
          </w:divBdr>
        </w:div>
        <w:div w:id="279919006">
          <w:marLeft w:val="0"/>
          <w:marRight w:val="0"/>
          <w:marTop w:val="0"/>
          <w:marBottom w:val="0"/>
          <w:divBdr>
            <w:top w:val="none" w:sz="0" w:space="0" w:color="auto"/>
            <w:left w:val="none" w:sz="0" w:space="0" w:color="auto"/>
            <w:bottom w:val="none" w:sz="0" w:space="0" w:color="auto"/>
            <w:right w:val="none" w:sz="0" w:space="0" w:color="auto"/>
          </w:divBdr>
        </w:div>
        <w:div w:id="1945529379">
          <w:marLeft w:val="0"/>
          <w:marRight w:val="0"/>
          <w:marTop w:val="0"/>
          <w:marBottom w:val="0"/>
          <w:divBdr>
            <w:top w:val="none" w:sz="0" w:space="0" w:color="auto"/>
            <w:left w:val="none" w:sz="0" w:space="0" w:color="auto"/>
            <w:bottom w:val="none" w:sz="0" w:space="0" w:color="auto"/>
            <w:right w:val="none" w:sz="0" w:space="0" w:color="auto"/>
          </w:divBdr>
        </w:div>
        <w:div w:id="875846197">
          <w:marLeft w:val="0"/>
          <w:marRight w:val="0"/>
          <w:marTop w:val="0"/>
          <w:marBottom w:val="0"/>
          <w:divBdr>
            <w:top w:val="none" w:sz="0" w:space="0" w:color="auto"/>
            <w:left w:val="none" w:sz="0" w:space="0" w:color="auto"/>
            <w:bottom w:val="none" w:sz="0" w:space="0" w:color="auto"/>
            <w:right w:val="none" w:sz="0" w:space="0" w:color="auto"/>
          </w:divBdr>
        </w:div>
        <w:div w:id="1319337533">
          <w:marLeft w:val="0"/>
          <w:marRight w:val="0"/>
          <w:marTop w:val="0"/>
          <w:marBottom w:val="0"/>
          <w:divBdr>
            <w:top w:val="none" w:sz="0" w:space="0" w:color="auto"/>
            <w:left w:val="none" w:sz="0" w:space="0" w:color="auto"/>
            <w:bottom w:val="none" w:sz="0" w:space="0" w:color="auto"/>
            <w:right w:val="none" w:sz="0" w:space="0" w:color="auto"/>
          </w:divBdr>
        </w:div>
        <w:div w:id="353189195">
          <w:marLeft w:val="0"/>
          <w:marRight w:val="0"/>
          <w:marTop w:val="0"/>
          <w:marBottom w:val="0"/>
          <w:divBdr>
            <w:top w:val="none" w:sz="0" w:space="0" w:color="auto"/>
            <w:left w:val="none" w:sz="0" w:space="0" w:color="auto"/>
            <w:bottom w:val="none" w:sz="0" w:space="0" w:color="auto"/>
            <w:right w:val="none" w:sz="0" w:space="0" w:color="auto"/>
          </w:divBdr>
        </w:div>
        <w:div w:id="294337903">
          <w:marLeft w:val="0"/>
          <w:marRight w:val="0"/>
          <w:marTop w:val="0"/>
          <w:marBottom w:val="0"/>
          <w:divBdr>
            <w:top w:val="none" w:sz="0" w:space="0" w:color="auto"/>
            <w:left w:val="none" w:sz="0" w:space="0" w:color="auto"/>
            <w:bottom w:val="none" w:sz="0" w:space="0" w:color="auto"/>
            <w:right w:val="none" w:sz="0" w:space="0" w:color="auto"/>
          </w:divBdr>
        </w:div>
        <w:div w:id="1616980430">
          <w:marLeft w:val="0"/>
          <w:marRight w:val="0"/>
          <w:marTop w:val="0"/>
          <w:marBottom w:val="0"/>
          <w:divBdr>
            <w:top w:val="none" w:sz="0" w:space="0" w:color="auto"/>
            <w:left w:val="none" w:sz="0" w:space="0" w:color="auto"/>
            <w:bottom w:val="none" w:sz="0" w:space="0" w:color="auto"/>
            <w:right w:val="none" w:sz="0" w:space="0" w:color="auto"/>
          </w:divBdr>
        </w:div>
        <w:div w:id="1722433957">
          <w:marLeft w:val="0"/>
          <w:marRight w:val="0"/>
          <w:marTop w:val="0"/>
          <w:marBottom w:val="0"/>
          <w:divBdr>
            <w:top w:val="none" w:sz="0" w:space="0" w:color="auto"/>
            <w:left w:val="none" w:sz="0" w:space="0" w:color="auto"/>
            <w:bottom w:val="none" w:sz="0" w:space="0" w:color="auto"/>
            <w:right w:val="none" w:sz="0" w:space="0" w:color="auto"/>
          </w:divBdr>
        </w:div>
        <w:div w:id="18436370">
          <w:marLeft w:val="0"/>
          <w:marRight w:val="0"/>
          <w:marTop w:val="0"/>
          <w:marBottom w:val="0"/>
          <w:divBdr>
            <w:top w:val="none" w:sz="0" w:space="0" w:color="auto"/>
            <w:left w:val="none" w:sz="0" w:space="0" w:color="auto"/>
            <w:bottom w:val="none" w:sz="0" w:space="0" w:color="auto"/>
            <w:right w:val="none" w:sz="0" w:space="0" w:color="auto"/>
          </w:divBdr>
        </w:div>
        <w:div w:id="1238438244">
          <w:marLeft w:val="0"/>
          <w:marRight w:val="0"/>
          <w:marTop w:val="0"/>
          <w:marBottom w:val="0"/>
          <w:divBdr>
            <w:top w:val="none" w:sz="0" w:space="0" w:color="auto"/>
            <w:left w:val="none" w:sz="0" w:space="0" w:color="auto"/>
            <w:bottom w:val="none" w:sz="0" w:space="0" w:color="auto"/>
            <w:right w:val="none" w:sz="0" w:space="0" w:color="auto"/>
          </w:divBdr>
        </w:div>
        <w:div w:id="786512069">
          <w:marLeft w:val="0"/>
          <w:marRight w:val="0"/>
          <w:marTop w:val="0"/>
          <w:marBottom w:val="0"/>
          <w:divBdr>
            <w:top w:val="none" w:sz="0" w:space="0" w:color="auto"/>
            <w:left w:val="none" w:sz="0" w:space="0" w:color="auto"/>
            <w:bottom w:val="none" w:sz="0" w:space="0" w:color="auto"/>
            <w:right w:val="none" w:sz="0" w:space="0" w:color="auto"/>
          </w:divBdr>
        </w:div>
        <w:div w:id="1754820513">
          <w:marLeft w:val="0"/>
          <w:marRight w:val="0"/>
          <w:marTop w:val="0"/>
          <w:marBottom w:val="0"/>
          <w:divBdr>
            <w:top w:val="none" w:sz="0" w:space="0" w:color="auto"/>
            <w:left w:val="none" w:sz="0" w:space="0" w:color="auto"/>
            <w:bottom w:val="none" w:sz="0" w:space="0" w:color="auto"/>
            <w:right w:val="none" w:sz="0" w:space="0" w:color="auto"/>
          </w:divBdr>
        </w:div>
        <w:div w:id="581836211">
          <w:marLeft w:val="0"/>
          <w:marRight w:val="0"/>
          <w:marTop w:val="0"/>
          <w:marBottom w:val="0"/>
          <w:divBdr>
            <w:top w:val="none" w:sz="0" w:space="0" w:color="auto"/>
            <w:left w:val="none" w:sz="0" w:space="0" w:color="auto"/>
            <w:bottom w:val="none" w:sz="0" w:space="0" w:color="auto"/>
            <w:right w:val="none" w:sz="0" w:space="0" w:color="auto"/>
          </w:divBdr>
        </w:div>
        <w:div w:id="2105104478">
          <w:marLeft w:val="0"/>
          <w:marRight w:val="0"/>
          <w:marTop w:val="0"/>
          <w:marBottom w:val="0"/>
          <w:divBdr>
            <w:top w:val="none" w:sz="0" w:space="0" w:color="auto"/>
            <w:left w:val="none" w:sz="0" w:space="0" w:color="auto"/>
            <w:bottom w:val="none" w:sz="0" w:space="0" w:color="auto"/>
            <w:right w:val="none" w:sz="0" w:space="0" w:color="auto"/>
          </w:divBdr>
        </w:div>
        <w:div w:id="541788876">
          <w:marLeft w:val="0"/>
          <w:marRight w:val="0"/>
          <w:marTop w:val="0"/>
          <w:marBottom w:val="0"/>
          <w:divBdr>
            <w:top w:val="none" w:sz="0" w:space="0" w:color="auto"/>
            <w:left w:val="none" w:sz="0" w:space="0" w:color="auto"/>
            <w:bottom w:val="none" w:sz="0" w:space="0" w:color="auto"/>
            <w:right w:val="none" w:sz="0" w:space="0" w:color="auto"/>
          </w:divBdr>
        </w:div>
        <w:div w:id="1038359795">
          <w:marLeft w:val="0"/>
          <w:marRight w:val="0"/>
          <w:marTop w:val="0"/>
          <w:marBottom w:val="0"/>
          <w:divBdr>
            <w:top w:val="none" w:sz="0" w:space="0" w:color="auto"/>
            <w:left w:val="none" w:sz="0" w:space="0" w:color="auto"/>
            <w:bottom w:val="none" w:sz="0" w:space="0" w:color="auto"/>
            <w:right w:val="none" w:sz="0" w:space="0" w:color="auto"/>
          </w:divBdr>
        </w:div>
        <w:div w:id="451368312">
          <w:marLeft w:val="0"/>
          <w:marRight w:val="0"/>
          <w:marTop w:val="0"/>
          <w:marBottom w:val="0"/>
          <w:divBdr>
            <w:top w:val="none" w:sz="0" w:space="0" w:color="auto"/>
            <w:left w:val="none" w:sz="0" w:space="0" w:color="auto"/>
            <w:bottom w:val="none" w:sz="0" w:space="0" w:color="auto"/>
            <w:right w:val="none" w:sz="0" w:space="0" w:color="auto"/>
          </w:divBdr>
        </w:div>
        <w:div w:id="271591469">
          <w:marLeft w:val="0"/>
          <w:marRight w:val="0"/>
          <w:marTop w:val="0"/>
          <w:marBottom w:val="0"/>
          <w:divBdr>
            <w:top w:val="none" w:sz="0" w:space="0" w:color="auto"/>
            <w:left w:val="none" w:sz="0" w:space="0" w:color="auto"/>
            <w:bottom w:val="none" w:sz="0" w:space="0" w:color="auto"/>
            <w:right w:val="none" w:sz="0" w:space="0" w:color="auto"/>
          </w:divBdr>
        </w:div>
        <w:div w:id="1253391532">
          <w:marLeft w:val="0"/>
          <w:marRight w:val="0"/>
          <w:marTop w:val="0"/>
          <w:marBottom w:val="0"/>
          <w:divBdr>
            <w:top w:val="none" w:sz="0" w:space="0" w:color="auto"/>
            <w:left w:val="none" w:sz="0" w:space="0" w:color="auto"/>
            <w:bottom w:val="none" w:sz="0" w:space="0" w:color="auto"/>
            <w:right w:val="none" w:sz="0" w:space="0" w:color="auto"/>
          </w:divBdr>
        </w:div>
        <w:div w:id="754864443">
          <w:marLeft w:val="0"/>
          <w:marRight w:val="0"/>
          <w:marTop w:val="0"/>
          <w:marBottom w:val="0"/>
          <w:divBdr>
            <w:top w:val="none" w:sz="0" w:space="0" w:color="auto"/>
            <w:left w:val="none" w:sz="0" w:space="0" w:color="auto"/>
            <w:bottom w:val="none" w:sz="0" w:space="0" w:color="auto"/>
            <w:right w:val="none" w:sz="0" w:space="0" w:color="auto"/>
          </w:divBdr>
        </w:div>
        <w:div w:id="1531647303">
          <w:marLeft w:val="0"/>
          <w:marRight w:val="0"/>
          <w:marTop w:val="0"/>
          <w:marBottom w:val="0"/>
          <w:divBdr>
            <w:top w:val="none" w:sz="0" w:space="0" w:color="auto"/>
            <w:left w:val="none" w:sz="0" w:space="0" w:color="auto"/>
            <w:bottom w:val="none" w:sz="0" w:space="0" w:color="auto"/>
            <w:right w:val="none" w:sz="0" w:space="0" w:color="auto"/>
          </w:divBdr>
        </w:div>
        <w:div w:id="1310093483">
          <w:marLeft w:val="0"/>
          <w:marRight w:val="0"/>
          <w:marTop w:val="0"/>
          <w:marBottom w:val="0"/>
          <w:divBdr>
            <w:top w:val="none" w:sz="0" w:space="0" w:color="auto"/>
            <w:left w:val="none" w:sz="0" w:space="0" w:color="auto"/>
            <w:bottom w:val="none" w:sz="0" w:space="0" w:color="auto"/>
            <w:right w:val="none" w:sz="0" w:space="0" w:color="auto"/>
          </w:divBdr>
        </w:div>
        <w:div w:id="2064984552">
          <w:marLeft w:val="0"/>
          <w:marRight w:val="0"/>
          <w:marTop w:val="0"/>
          <w:marBottom w:val="0"/>
          <w:divBdr>
            <w:top w:val="none" w:sz="0" w:space="0" w:color="auto"/>
            <w:left w:val="none" w:sz="0" w:space="0" w:color="auto"/>
            <w:bottom w:val="none" w:sz="0" w:space="0" w:color="auto"/>
            <w:right w:val="none" w:sz="0" w:space="0" w:color="auto"/>
          </w:divBdr>
        </w:div>
        <w:div w:id="834030465">
          <w:marLeft w:val="0"/>
          <w:marRight w:val="0"/>
          <w:marTop w:val="0"/>
          <w:marBottom w:val="0"/>
          <w:divBdr>
            <w:top w:val="none" w:sz="0" w:space="0" w:color="auto"/>
            <w:left w:val="none" w:sz="0" w:space="0" w:color="auto"/>
            <w:bottom w:val="none" w:sz="0" w:space="0" w:color="auto"/>
            <w:right w:val="none" w:sz="0" w:space="0" w:color="auto"/>
          </w:divBdr>
        </w:div>
        <w:div w:id="537788790">
          <w:marLeft w:val="0"/>
          <w:marRight w:val="0"/>
          <w:marTop w:val="0"/>
          <w:marBottom w:val="0"/>
          <w:divBdr>
            <w:top w:val="none" w:sz="0" w:space="0" w:color="auto"/>
            <w:left w:val="none" w:sz="0" w:space="0" w:color="auto"/>
            <w:bottom w:val="none" w:sz="0" w:space="0" w:color="auto"/>
            <w:right w:val="none" w:sz="0" w:space="0" w:color="auto"/>
          </w:divBdr>
        </w:div>
        <w:div w:id="337540441">
          <w:marLeft w:val="0"/>
          <w:marRight w:val="0"/>
          <w:marTop w:val="0"/>
          <w:marBottom w:val="0"/>
          <w:divBdr>
            <w:top w:val="none" w:sz="0" w:space="0" w:color="auto"/>
            <w:left w:val="none" w:sz="0" w:space="0" w:color="auto"/>
            <w:bottom w:val="none" w:sz="0" w:space="0" w:color="auto"/>
            <w:right w:val="none" w:sz="0" w:space="0" w:color="auto"/>
          </w:divBdr>
        </w:div>
        <w:div w:id="270666833">
          <w:marLeft w:val="0"/>
          <w:marRight w:val="0"/>
          <w:marTop w:val="0"/>
          <w:marBottom w:val="0"/>
          <w:divBdr>
            <w:top w:val="none" w:sz="0" w:space="0" w:color="auto"/>
            <w:left w:val="none" w:sz="0" w:space="0" w:color="auto"/>
            <w:bottom w:val="none" w:sz="0" w:space="0" w:color="auto"/>
            <w:right w:val="none" w:sz="0" w:space="0" w:color="auto"/>
          </w:divBdr>
        </w:div>
        <w:div w:id="504975998">
          <w:marLeft w:val="0"/>
          <w:marRight w:val="0"/>
          <w:marTop w:val="0"/>
          <w:marBottom w:val="0"/>
          <w:divBdr>
            <w:top w:val="none" w:sz="0" w:space="0" w:color="auto"/>
            <w:left w:val="none" w:sz="0" w:space="0" w:color="auto"/>
            <w:bottom w:val="none" w:sz="0" w:space="0" w:color="auto"/>
            <w:right w:val="none" w:sz="0" w:space="0" w:color="auto"/>
          </w:divBdr>
        </w:div>
        <w:div w:id="1293898318">
          <w:marLeft w:val="0"/>
          <w:marRight w:val="0"/>
          <w:marTop w:val="0"/>
          <w:marBottom w:val="0"/>
          <w:divBdr>
            <w:top w:val="none" w:sz="0" w:space="0" w:color="auto"/>
            <w:left w:val="none" w:sz="0" w:space="0" w:color="auto"/>
            <w:bottom w:val="none" w:sz="0" w:space="0" w:color="auto"/>
            <w:right w:val="none" w:sz="0" w:space="0" w:color="auto"/>
          </w:divBdr>
        </w:div>
        <w:div w:id="557665280">
          <w:marLeft w:val="0"/>
          <w:marRight w:val="0"/>
          <w:marTop w:val="0"/>
          <w:marBottom w:val="0"/>
          <w:divBdr>
            <w:top w:val="none" w:sz="0" w:space="0" w:color="auto"/>
            <w:left w:val="none" w:sz="0" w:space="0" w:color="auto"/>
            <w:bottom w:val="none" w:sz="0" w:space="0" w:color="auto"/>
            <w:right w:val="none" w:sz="0" w:space="0" w:color="auto"/>
          </w:divBdr>
        </w:div>
        <w:div w:id="992875356">
          <w:marLeft w:val="0"/>
          <w:marRight w:val="0"/>
          <w:marTop w:val="0"/>
          <w:marBottom w:val="0"/>
          <w:divBdr>
            <w:top w:val="none" w:sz="0" w:space="0" w:color="auto"/>
            <w:left w:val="none" w:sz="0" w:space="0" w:color="auto"/>
            <w:bottom w:val="none" w:sz="0" w:space="0" w:color="auto"/>
            <w:right w:val="none" w:sz="0" w:space="0" w:color="auto"/>
          </w:divBdr>
        </w:div>
        <w:div w:id="760566337">
          <w:marLeft w:val="0"/>
          <w:marRight w:val="0"/>
          <w:marTop w:val="0"/>
          <w:marBottom w:val="0"/>
          <w:divBdr>
            <w:top w:val="none" w:sz="0" w:space="0" w:color="auto"/>
            <w:left w:val="none" w:sz="0" w:space="0" w:color="auto"/>
            <w:bottom w:val="none" w:sz="0" w:space="0" w:color="auto"/>
            <w:right w:val="none" w:sz="0" w:space="0" w:color="auto"/>
          </w:divBdr>
        </w:div>
        <w:div w:id="754285429">
          <w:marLeft w:val="0"/>
          <w:marRight w:val="0"/>
          <w:marTop w:val="0"/>
          <w:marBottom w:val="0"/>
          <w:divBdr>
            <w:top w:val="none" w:sz="0" w:space="0" w:color="auto"/>
            <w:left w:val="none" w:sz="0" w:space="0" w:color="auto"/>
            <w:bottom w:val="none" w:sz="0" w:space="0" w:color="auto"/>
            <w:right w:val="none" w:sz="0" w:space="0" w:color="auto"/>
          </w:divBdr>
        </w:div>
        <w:div w:id="1833835186">
          <w:marLeft w:val="0"/>
          <w:marRight w:val="0"/>
          <w:marTop w:val="0"/>
          <w:marBottom w:val="0"/>
          <w:divBdr>
            <w:top w:val="none" w:sz="0" w:space="0" w:color="auto"/>
            <w:left w:val="none" w:sz="0" w:space="0" w:color="auto"/>
            <w:bottom w:val="none" w:sz="0" w:space="0" w:color="auto"/>
            <w:right w:val="none" w:sz="0" w:space="0" w:color="auto"/>
          </w:divBdr>
        </w:div>
        <w:div w:id="600532857">
          <w:marLeft w:val="0"/>
          <w:marRight w:val="0"/>
          <w:marTop w:val="0"/>
          <w:marBottom w:val="0"/>
          <w:divBdr>
            <w:top w:val="none" w:sz="0" w:space="0" w:color="auto"/>
            <w:left w:val="none" w:sz="0" w:space="0" w:color="auto"/>
            <w:bottom w:val="none" w:sz="0" w:space="0" w:color="auto"/>
            <w:right w:val="none" w:sz="0" w:space="0" w:color="auto"/>
          </w:divBdr>
        </w:div>
        <w:div w:id="1008099509">
          <w:marLeft w:val="0"/>
          <w:marRight w:val="0"/>
          <w:marTop w:val="0"/>
          <w:marBottom w:val="0"/>
          <w:divBdr>
            <w:top w:val="none" w:sz="0" w:space="0" w:color="auto"/>
            <w:left w:val="none" w:sz="0" w:space="0" w:color="auto"/>
            <w:bottom w:val="none" w:sz="0" w:space="0" w:color="auto"/>
            <w:right w:val="none" w:sz="0" w:space="0" w:color="auto"/>
          </w:divBdr>
        </w:div>
        <w:div w:id="573583581">
          <w:marLeft w:val="0"/>
          <w:marRight w:val="0"/>
          <w:marTop w:val="0"/>
          <w:marBottom w:val="0"/>
          <w:divBdr>
            <w:top w:val="none" w:sz="0" w:space="0" w:color="auto"/>
            <w:left w:val="none" w:sz="0" w:space="0" w:color="auto"/>
            <w:bottom w:val="none" w:sz="0" w:space="0" w:color="auto"/>
            <w:right w:val="none" w:sz="0" w:space="0" w:color="auto"/>
          </w:divBdr>
        </w:div>
        <w:div w:id="703097212">
          <w:marLeft w:val="0"/>
          <w:marRight w:val="0"/>
          <w:marTop w:val="0"/>
          <w:marBottom w:val="0"/>
          <w:divBdr>
            <w:top w:val="none" w:sz="0" w:space="0" w:color="auto"/>
            <w:left w:val="none" w:sz="0" w:space="0" w:color="auto"/>
            <w:bottom w:val="none" w:sz="0" w:space="0" w:color="auto"/>
            <w:right w:val="none" w:sz="0" w:space="0" w:color="auto"/>
          </w:divBdr>
        </w:div>
        <w:div w:id="1875540537">
          <w:marLeft w:val="0"/>
          <w:marRight w:val="0"/>
          <w:marTop w:val="0"/>
          <w:marBottom w:val="0"/>
          <w:divBdr>
            <w:top w:val="none" w:sz="0" w:space="0" w:color="auto"/>
            <w:left w:val="none" w:sz="0" w:space="0" w:color="auto"/>
            <w:bottom w:val="none" w:sz="0" w:space="0" w:color="auto"/>
            <w:right w:val="none" w:sz="0" w:space="0" w:color="auto"/>
          </w:divBdr>
        </w:div>
        <w:div w:id="2139108747">
          <w:marLeft w:val="0"/>
          <w:marRight w:val="0"/>
          <w:marTop w:val="0"/>
          <w:marBottom w:val="0"/>
          <w:divBdr>
            <w:top w:val="none" w:sz="0" w:space="0" w:color="auto"/>
            <w:left w:val="none" w:sz="0" w:space="0" w:color="auto"/>
            <w:bottom w:val="none" w:sz="0" w:space="0" w:color="auto"/>
            <w:right w:val="none" w:sz="0" w:space="0" w:color="auto"/>
          </w:divBdr>
        </w:div>
        <w:div w:id="1075981194">
          <w:marLeft w:val="0"/>
          <w:marRight w:val="0"/>
          <w:marTop w:val="0"/>
          <w:marBottom w:val="0"/>
          <w:divBdr>
            <w:top w:val="none" w:sz="0" w:space="0" w:color="auto"/>
            <w:left w:val="none" w:sz="0" w:space="0" w:color="auto"/>
            <w:bottom w:val="none" w:sz="0" w:space="0" w:color="auto"/>
            <w:right w:val="none" w:sz="0" w:space="0" w:color="auto"/>
          </w:divBdr>
        </w:div>
        <w:div w:id="1339846242">
          <w:marLeft w:val="0"/>
          <w:marRight w:val="0"/>
          <w:marTop w:val="0"/>
          <w:marBottom w:val="0"/>
          <w:divBdr>
            <w:top w:val="none" w:sz="0" w:space="0" w:color="auto"/>
            <w:left w:val="none" w:sz="0" w:space="0" w:color="auto"/>
            <w:bottom w:val="none" w:sz="0" w:space="0" w:color="auto"/>
            <w:right w:val="none" w:sz="0" w:space="0" w:color="auto"/>
          </w:divBdr>
        </w:div>
      </w:divsChild>
    </w:div>
    <w:div w:id="1344286930">
      <w:bodyDiv w:val="1"/>
      <w:marLeft w:val="0"/>
      <w:marRight w:val="0"/>
      <w:marTop w:val="0"/>
      <w:marBottom w:val="0"/>
      <w:divBdr>
        <w:top w:val="none" w:sz="0" w:space="0" w:color="auto"/>
        <w:left w:val="none" w:sz="0" w:space="0" w:color="auto"/>
        <w:bottom w:val="none" w:sz="0" w:space="0" w:color="auto"/>
        <w:right w:val="none" w:sz="0" w:space="0" w:color="auto"/>
      </w:divBdr>
      <w:divsChild>
        <w:div w:id="2074497706">
          <w:marLeft w:val="0"/>
          <w:marRight w:val="0"/>
          <w:marTop w:val="0"/>
          <w:marBottom w:val="0"/>
          <w:divBdr>
            <w:top w:val="none" w:sz="0" w:space="0" w:color="auto"/>
            <w:left w:val="none" w:sz="0" w:space="0" w:color="auto"/>
            <w:bottom w:val="none" w:sz="0" w:space="0" w:color="auto"/>
            <w:right w:val="none" w:sz="0" w:space="0" w:color="auto"/>
          </w:divBdr>
        </w:div>
        <w:div w:id="1585990626">
          <w:marLeft w:val="0"/>
          <w:marRight w:val="0"/>
          <w:marTop w:val="0"/>
          <w:marBottom w:val="0"/>
          <w:divBdr>
            <w:top w:val="none" w:sz="0" w:space="0" w:color="auto"/>
            <w:left w:val="none" w:sz="0" w:space="0" w:color="auto"/>
            <w:bottom w:val="none" w:sz="0" w:space="0" w:color="auto"/>
            <w:right w:val="none" w:sz="0" w:space="0" w:color="auto"/>
          </w:divBdr>
        </w:div>
        <w:div w:id="809980370">
          <w:marLeft w:val="0"/>
          <w:marRight w:val="0"/>
          <w:marTop w:val="0"/>
          <w:marBottom w:val="0"/>
          <w:divBdr>
            <w:top w:val="none" w:sz="0" w:space="0" w:color="auto"/>
            <w:left w:val="none" w:sz="0" w:space="0" w:color="auto"/>
            <w:bottom w:val="none" w:sz="0" w:space="0" w:color="auto"/>
            <w:right w:val="none" w:sz="0" w:space="0" w:color="auto"/>
          </w:divBdr>
        </w:div>
        <w:div w:id="2086099730">
          <w:marLeft w:val="0"/>
          <w:marRight w:val="0"/>
          <w:marTop w:val="0"/>
          <w:marBottom w:val="0"/>
          <w:divBdr>
            <w:top w:val="none" w:sz="0" w:space="0" w:color="auto"/>
            <w:left w:val="none" w:sz="0" w:space="0" w:color="auto"/>
            <w:bottom w:val="none" w:sz="0" w:space="0" w:color="auto"/>
            <w:right w:val="none" w:sz="0" w:space="0" w:color="auto"/>
          </w:divBdr>
        </w:div>
        <w:div w:id="1633052694">
          <w:marLeft w:val="0"/>
          <w:marRight w:val="0"/>
          <w:marTop w:val="0"/>
          <w:marBottom w:val="0"/>
          <w:divBdr>
            <w:top w:val="none" w:sz="0" w:space="0" w:color="auto"/>
            <w:left w:val="none" w:sz="0" w:space="0" w:color="auto"/>
            <w:bottom w:val="none" w:sz="0" w:space="0" w:color="auto"/>
            <w:right w:val="none" w:sz="0" w:space="0" w:color="auto"/>
          </w:divBdr>
        </w:div>
        <w:div w:id="797797158">
          <w:marLeft w:val="0"/>
          <w:marRight w:val="0"/>
          <w:marTop w:val="0"/>
          <w:marBottom w:val="0"/>
          <w:divBdr>
            <w:top w:val="none" w:sz="0" w:space="0" w:color="auto"/>
            <w:left w:val="none" w:sz="0" w:space="0" w:color="auto"/>
            <w:bottom w:val="none" w:sz="0" w:space="0" w:color="auto"/>
            <w:right w:val="none" w:sz="0" w:space="0" w:color="auto"/>
          </w:divBdr>
        </w:div>
        <w:div w:id="883299497">
          <w:marLeft w:val="0"/>
          <w:marRight w:val="0"/>
          <w:marTop w:val="0"/>
          <w:marBottom w:val="0"/>
          <w:divBdr>
            <w:top w:val="none" w:sz="0" w:space="0" w:color="auto"/>
            <w:left w:val="none" w:sz="0" w:space="0" w:color="auto"/>
            <w:bottom w:val="none" w:sz="0" w:space="0" w:color="auto"/>
            <w:right w:val="none" w:sz="0" w:space="0" w:color="auto"/>
          </w:divBdr>
        </w:div>
        <w:div w:id="845947294">
          <w:marLeft w:val="0"/>
          <w:marRight w:val="0"/>
          <w:marTop w:val="0"/>
          <w:marBottom w:val="0"/>
          <w:divBdr>
            <w:top w:val="none" w:sz="0" w:space="0" w:color="auto"/>
            <w:left w:val="none" w:sz="0" w:space="0" w:color="auto"/>
            <w:bottom w:val="none" w:sz="0" w:space="0" w:color="auto"/>
            <w:right w:val="none" w:sz="0" w:space="0" w:color="auto"/>
          </w:divBdr>
        </w:div>
        <w:div w:id="1200119353">
          <w:marLeft w:val="0"/>
          <w:marRight w:val="0"/>
          <w:marTop w:val="0"/>
          <w:marBottom w:val="0"/>
          <w:divBdr>
            <w:top w:val="none" w:sz="0" w:space="0" w:color="auto"/>
            <w:left w:val="none" w:sz="0" w:space="0" w:color="auto"/>
            <w:bottom w:val="none" w:sz="0" w:space="0" w:color="auto"/>
            <w:right w:val="none" w:sz="0" w:space="0" w:color="auto"/>
          </w:divBdr>
        </w:div>
        <w:div w:id="1597908815">
          <w:marLeft w:val="0"/>
          <w:marRight w:val="0"/>
          <w:marTop w:val="0"/>
          <w:marBottom w:val="0"/>
          <w:divBdr>
            <w:top w:val="none" w:sz="0" w:space="0" w:color="auto"/>
            <w:left w:val="none" w:sz="0" w:space="0" w:color="auto"/>
            <w:bottom w:val="none" w:sz="0" w:space="0" w:color="auto"/>
            <w:right w:val="none" w:sz="0" w:space="0" w:color="auto"/>
          </w:divBdr>
        </w:div>
        <w:div w:id="579366441">
          <w:marLeft w:val="0"/>
          <w:marRight w:val="0"/>
          <w:marTop w:val="0"/>
          <w:marBottom w:val="0"/>
          <w:divBdr>
            <w:top w:val="none" w:sz="0" w:space="0" w:color="auto"/>
            <w:left w:val="none" w:sz="0" w:space="0" w:color="auto"/>
            <w:bottom w:val="none" w:sz="0" w:space="0" w:color="auto"/>
            <w:right w:val="none" w:sz="0" w:space="0" w:color="auto"/>
          </w:divBdr>
        </w:div>
        <w:div w:id="1193570681">
          <w:marLeft w:val="0"/>
          <w:marRight w:val="0"/>
          <w:marTop w:val="0"/>
          <w:marBottom w:val="0"/>
          <w:divBdr>
            <w:top w:val="none" w:sz="0" w:space="0" w:color="auto"/>
            <w:left w:val="none" w:sz="0" w:space="0" w:color="auto"/>
            <w:bottom w:val="none" w:sz="0" w:space="0" w:color="auto"/>
            <w:right w:val="none" w:sz="0" w:space="0" w:color="auto"/>
          </w:divBdr>
        </w:div>
        <w:div w:id="1358697019">
          <w:marLeft w:val="0"/>
          <w:marRight w:val="0"/>
          <w:marTop w:val="0"/>
          <w:marBottom w:val="0"/>
          <w:divBdr>
            <w:top w:val="none" w:sz="0" w:space="0" w:color="auto"/>
            <w:left w:val="none" w:sz="0" w:space="0" w:color="auto"/>
            <w:bottom w:val="none" w:sz="0" w:space="0" w:color="auto"/>
            <w:right w:val="none" w:sz="0" w:space="0" w:color="auto"/>
          </w:divBdr>
        </w:div>
        <w:div w:id="2093354810">
          <w:marLeft w:val="0"/>
          <w:marRight w:val="0"/>
          <w:marTop w:val="0"/>
          <w:marBottom w:val="0"/>
          <w:divBdr>
            <w:top w:val="none" w:sz="0" w:space="0" w:color="auto"/>
            <w:left w:val="none" w:sz="0" w:space="0" w:color="auto"/>
            <w:bottom w:val="none" w:sz="0" w:space="0" w:color="auto"/>
            <w:right w:val="none" w:sz="0" w:space="0" w:color="auto"/>
          </w:divBdr>
        </w:div>
        <w:div w:id="610865934">
          <w:marLeft w:val="0"/>
          <w:marRight w:val="0"/>
          <w:marTop w:val="0"/>
          <w:marBottom w:val="0"/>
          <w:divBdr>
            <w:top w:val="none" w:sz="0" w:space="0" w:color="auto"/>
            <w:left w:val="none" w:sz="0" w:space="0" w:color="auto"/>
            <w:bottom w:val="none" w:sz="0" w:space="0" w:color="auto"/>
            <w:right w:val="none" w:sz="0" w:space="0" w:color="auto"/>
          </w:divBdr>
        </w:div>
        <w:div w:id="407314308">
          <w:marLeft w:val="0"/>
          <w:marRight w:val="0"/>
          <w:marTop w:val="0"/>
          <w:marBottom w:val="0"/>
          <w:divBdr>
            <w:top w:val="none" w:sz="0" w:space="0" w:color="auto"/>
            <w:left w:val="none" w:sz="0" w:space="0" w:color="auto"/>
            <w:bottom w:val="none" w:sz="0" w:space="0" w:color="auto"/>
            <w:right w:val="none" w:sz="0" w:space="0" w:color="auto"/>
          </w:divBdr>
        </w:div>
        <w:div w:id="451948855">
          <w:marLeft w:val="0"/>
          <w:marRight w:val="0"/>
          <w:marTop w:val="0"/>
          <w:marBottom w:val="0"/>
          <w:divBdr>
            <w:top w:val="none" w:sz="0" w:space="0" w:color="auto"/>
            <w:left w:val="none" w:sz="0" w:space="0" w:color="auto"/>
            <w:bottom w:val="none" w:sz="0" w:space="0" w:color="auto"/>
            <w:right w:val="none" w:sz="0" w:space="0" w:color="auto"/>
          </w:divBdr>
        </w:div>
        <w:div w:id="370351100">
          <w:marLeft w:val="0"/>
          <w:marRight w:val="0"/>
          <w:marTop w:val="0"/>
          <w:marBottom w:val="0"/>
          <w:divBdr>
            <w:top w:val="none" w:sz="0" w:space="0" w:color="auto"/>
            <w:left w:val="none" w:sz="0" w:space="0" w:color="auto"/>
            <w:bottom w:val="none" w:sz="0" w:space="0" w:color="auto"/>
            <w:right w:val="none" w:sz="0" w:space="0" w:color="auto"/>
          </w:divBdr>
        </w:div>
        <w:div w:id="387071327">
          <w:marLeft w:val="0"/>
          <w:marRight w:val="0"/>
          <w:marTop w:val="0"/>
          <w:marBottom w:val="0"/>
          <w:divBdr>
            <w:top w:val="none" w:sz="0" w:space="0" w:color="auto"/>
            <w:left w:val="none" w:sz="0" w:space="0" w:color="auto"/>
            <w:bottom w:val="none" w:sz="0" w:space="0" w:color="auto"/>
            <w:right w:val="none" w:sz="0" w:space="0" w:color="auto"/>
          </w:divBdr>
        </w:div>
        <w:div w:id="165749321">
          <w:marLeft w:val="0"/>
          <w:marRight w:val="0"/>
          <w:marTop w:val="0"/>
          <w:marBottom w:val="0"/>
          <w:divBdr>
            <w:top w:val="none" w:sz="0" w:space="0" w:color="auto"/>
            <w:left w:val="none" w:sz="0" w:space="0" w:color="auto"/>
            <w:bottom w:val="none" w:sz="0" w:space="0" w:color="auto"/>
            <w:right w:val="none" w:sz="0" w:space="0" w:color="auto"/>
          </w:divBdr>
        </w:div>
        <w:div w:id="1795253071">
          <w:marLeft w:val="0"/>
          <w:marRight w:val="0"/>
          <w:marTop w:val="0"/>
          <w:marBottom w:val="0"/>
          <w:divBdr>
            <w:top w:val="none" w:sz="0" w:space="0" w:color="auto"/>
            <w:left w:val="none" w:sz="0" w:space="0" w:color="auto"/>
            <w:bottom w:val="none" w:sz="0" w:space="0" w:color="auto"/>
            <w:right w:val="none" w:sz="0" w:space="0" w:color="auto"/>
          </w:divBdr>
        </w:div>
        <w:div w:id="1753382419">
          <w:marLeft w:val="0"/>
          <w:marRight w:val="0"/>
          <w:marTop w:val="0"/>
          <w:marBottom w:val="0"/>
          <w:divBdr>
            <w:top w:val="none" w:sz="0" w:space="0" w:color="auto"/>
            <w:left w:val="none" w:sz="0" w:space="0" w:color="auto"/>
            <w:bottom w:val="none" w:sz="0" w:space="0" w:color="auto"/>
            <w:right w:val="none" w:sz="0" w:space="0" w:color="auto"/>
          </w:divBdr>
        </w:div>
        <w:div w:id="1097098828">
          <w:marLeft w:val="0"/>
          <w:marRight w:val="0"/>
          <w:marTop w:val="0"/>
          <w:marBottom w:val="0"/>
          <w:divBdr>
            <w:top w:val="none" w:sz="0" w:space="0" w:color="auto"/>
            <w:left w:val="none" w:sz="0" w:space="0" w:color="auto"/>
            <w:bottom w:val="none" w:sz="0" w:space="0" w:color="auto"/>
            <w:right w:val="none" w:sz="0" w:space="0" w:color="auto"/>
          </w:divBdr>
        </w:div>
        <w:div w:id="97992210">
          <w:marLeft w:val="0"/>
          <w:marRight w:val="0"/>
          <w:marTop w:val="0"/>
          <w:marBottom w:val="0"/>
          <w:divBdr>
            <w:top w:val="none" w:sz="0" w:space="0" w:color="auto"/>
            <w:left w:val="none" w:sz="0" w:space="0" w:color="auto"/>
            <w:bottom w:val="none" w:sz="0" w:space="0" w:color="auto"/>
            <w:right w:val="none" w:sz="0" w:space="0" w:color="auto"/>
          </w:divBdr>
        </w:div>
      </w:divsChild>
    </w:div>
    <w:div w:id="1362122357">
      <w:bodyDiv w:val="1"/>
      <w:marLeft w:val="0"/>
      <w:marRight w:val="0"/>
      <w:marTop w:val="0"/>
      <w:marBottom w:val="0"/>
      <w:divBdr>
        <w:top w:val="none" w:sz="0" w:space="0" w:color="auto"/>
        <w:left w:val="none" w:sz="0" w:space="0" w:color="auto"/>
        <w:bottom w:val="none" w:sz="0" w:space="0" w:color="auto"/>
        <w:right w:val="none" w:sz="0" w:space="0" w:color="auto"/>
      </w:divBdr>
      <w:divsChild>
        <w:div w:id="916482033">
          <w:marLeft w:val="0"/>
          <w:marRight w:val="0"/>
          <w:marTop w:val="0"/>
          <w:marBottom w:val="0"/>
          <w:divBdr>
            <w:top w:val="none" w:sz="0" w:space="0" w:color="auto"/>
            <w:left w:val="none" w:sz="0" w:space="0" w:color="auto"/>
            <w:bottom w:val="none" w:sz="0" w:space="0" w:color="auto"/>
            <w:right w:val="none" w:sz="0" w:space="0" w:color="auto"/>
          </w:divBdr>
        </w:div>
        <w:div w:id="741217038">
          <w:marLeft w:val="0"/>
          <w:marRight w:val="0"/>
          <w:marTop w:val="0"/>
          <w:marBottom w:val="0"/>
          <w:divBdr>
            <w:top w:val="none" w:sz="0" w:space="0" w:color="auto"/>
            <w:left w:val="none" w:sz="0" w:space="0" w:color="auto"/>
            <w:bottom w:val="none" w:sz="0" w:space="0" w:color="auto"/>
            <w:right w:val="none" w:sz="0" w:space="0" w:color="auto"/>
          </w:divBdr>
        </w:div>
        <w:div w:id="152331933">
          <w:marLeft w:val="0"/>
          <w:marRight w:val="0"/>
          <w:marTop w:val="0"/>
          <w:marBottom w:val="0"/>
          <w:divBdr>
            <w:top w:val="none" w:sz="0" w:space="0" w:color="auto"/>
            <w:left w:val="none" w:sz="0" w:space="0" w:color="auto"/>
            <w:bottom w:val="none" w:sz="0" w:space="0" w:color="auto"/>
            <w:right w:val="none" w:sz="0" w:space="0" w:color="auto"/>
          </w:divBdr>
        </w:div>
        <w:div w:id="1167672381">
          <w:marLeft w:val="0"/>
          <w:marRight w:val="0"/>
          <w:marTop w:val="0"/>
          <w:marBottom w:val="0"/>
          <w:divBdr>
            <w:top w:val="none" w:sz="0" w:space="0" w:color="auto"/>
            <w:left w:val="none" w:sz="0" w:space="0" w:color="auto"/>
            <w:bottom w:val="none" w:sz="0" w:space="0" w:color="auto"/>
            <w:right w:val="none" w:sz="0" w:space="0" w:color="auto"/>
          </w:divBdr>
        </w:div>
        <w:div w:id="36248542">
          <w:marLeft w:val="0"/>
          <w:marRight w:val="0"/>
          <w:marTop w:val="0"/>
          <w:marBottom w:val="0"/>
          <w:divBdr>
            <w:top w:val="none" w:sz="0" w:space="0" w:color="auto"/>
            <w:left w:val="none" w:sz="0" w:space="0" w:color="auto"/>
            <w:bottom w:val="none" w:sz="0" w:space="0" w:color="auto"/>
            <w:right w:val="none" w:sz="0" w:space="0" w:color="auto"/>
          </w:divBdr>
        </w:div>
        <w:div w:id="913855758">
          <w:marLeft w:val="0"/>
          <w:marRight w:val="0"/>
          <w:marTop w:val="0"/>
          <w:marBottom w:val="0"/>
          <w:divBdr>
            <w:top w:val="none" w:sz="0" w:space="0" w:color="auto"/>
            <w:left w:val="none" w:sz="0" w:space="0" w:color="auto"/>
            <w:bottom w:val="none" w:sz="0" w:space="0" w:color="auto"/>
            <w:right w:val="none" w:sz="0" w:space="0" w:color="auto"/>
          </w:divBdr>
        </w:div>
        <w:div w:id="669869158">
          <w:marLeft w:val="0"/>
          <w:marRight w:val="0"/>
          <w:marTop w:val="0"/>
          <w:marBottom w:val="0"/>
          <w:divBdr>
            <w:top w:val="none" w:sz="0" w:space="0" w:color="auto"/>
            <w:left w:val="none" w:sz="0" w:space="0" w:color="auto"/>
            <w:bottom w:val="none" w:sz="0" w:space="0" w:color="auto"/>
            <w:right w:val="none" w:sz="0" w:space="0" w:color="auto"/>
          </w:divBdr>
        </w:div>
        <w:div w:id="1275481666">
          <w:marLeft w:val="0"/>
          <w:marRight w:val="0"/>
          <w:marTop w:val="0"/>
          <w:marBottom w:val="0"/>
          <w:divBdr>
            <w:top w:val="none" w:sz="0" w:space="0" w:color="auto"/>
            <w:left w:val="none" w:sz="0" w:space="0" w:color="auto"/>
            <w:bottom w:val="none" w:sz="0" w:space="0" w:color="auto"/>
            <w:right w:val="none" w:sz="0" w:space="0" w:color="auto"/>
          </w:divBdr>
        </w:div>
        <w:div w:id="1704474062">
          <w:marLeft w:val="0"/>
          <w:marRight w:val="0"/>
          <w:marTop w:val="0"/>
          <w:marBottom w:val="0"/>
          <w:divBdr>
            <w:top w:val="none" w:sz="0" w:space="0" w:color="auto"/>
            <w:left w:val="none" w:sz="0" w:space="0" w:color="auto"/>
            <w:bottom w:val="none" w:sz="0" w:space="0" w:color="auto"/>
            <w:right w:val="none" w:sz="0" w:space="0" w:color="auto"/>
          </w:divBdr>
        </w:div>
        <w:div w:id="819275760">
          <w:marLeft w:val="0"/>
          <w:marRight w:val="0"/>
          <w:marTop w:val="0"/>
          <w:marBottom w:val="0"/>
          <w:divBdr>
            <w:top w:val="none" w:sz="0" w:space="0" w:color="auto"/>
            <w:left w:val="none" w:sz="0" w:space="0" w:color="auto"/>
            <w:bottom w:val="none" w:sz="0" w:space="0" w:color="auto"/>
            <w:right w:val="none" w:sz="0" w:space="0" w:color="auto"/>
          </w:divBdr>
        </w:div>
        <w:div w:id="687873320">
          <w:marLeft w:val="0"/>
          <w:marRight w:val="0"/>
          <w:marTop w:val="0"/>
          <w:marBottom w:val="0"/>
          <w:divBdr>
            <w:top w:val="none" w:sz="0" w:space="0" w:color="auto"/>
            <w:left w:val="none" w:sz="0" w:space="0" w:color="auto"/>
            <w:bottom w:val="none" w:sz="0" w:space="0" w:color="auto"/>
            <w:right w:val="none" w:sz="0" w:space="0" w:color="auto"/>
          </w:divBdr>
        </w:div>
        <w:div w:id="457993300">
          <w:marLeft w:val="0"/>
          <w:marRight w:val="0"/>
          <w:marTop w:val="0"/>
          <w:marBottom w:val="0"/>
          <w:divBdr>
            <w:top w:val="none" w:sz="0" w:space="0" w:color="auto"/>
            <w:left w:val="none" w:sz="0" w:space="0" w:color="auto"/>
            <w:bottom w:val="none" w:sz="0" w:space="0" w:color="auto"/>
            <w:right w:val="none" w:sz="0" w:space="0" w:color="auto"/>
          </w:divBdr>
        </w:div>
        <w:div w:id="1895658753">
          <w:marLeft w:val="0"/>
          <w:marRight w:val="0"/>
          <w:marTop w:val="0"/>
          <w:marBottom w:val="0"/>
          <w:divBdr>
            <w:top w:val="none" w:sz="0" w:space="0" w:color="auto"/>
            <w:left w:val="none" w:sz="0" w:space="0" w:color="auto"/>
            <w:bottom w:val="none" w:sz="0" w:space="0" w:color="auto"/>
            <w:right w:val="none" w:sz="0" w:space="0" w:color="auto"/>
          </w:divBdr>
        </w:div>
      </w:divsChild>
    </w:div>
    <w:div w:id="1530681820">
      <w:bodyDiv w:val="1"/>
      <w:marLeft w:val="0"/>
      <w:marRight w:val="0"/>
      <w:marTop w:val="0"/>
      <w:marBottom w:val="0"/>
      <w:divBdr>
        <w:top w:val="none" w:sz="0" w:space="0" w:color="auto"/>
        <w:left w:val="none" w:sz="0" w:space="0" w:color="auto"/>
        <w:bottom w:val="none" w:sz="0" w:space="0" w:color="auto"/>
        <w:right w:val="none" w:sz="0" w:space="0" w:color="auto"/>
      </w:divBdr>
    </w:div>
    <w:div w:id="1543590146">
      <w:bodyDiv w:val="1"/>
      <w:marLeft w:val="0"/>
      <w:marRight w:val="0"/>
      <w:marTop w:val="0"/>
      <w:marBottom w:val="0"/>
      <w:divBdr>
        <w:top w:val="none" w:sz="0" w:space="0" w:color="auto"/>
        <w:left w:val="none" w:sz="0" w:space="0" w:color="auto"/>
        <w:bottom w:val="none" w:sz="0" w:space="0" w:color="auto"/>
        <w:right w:val="none" w:sz="0" w:space="0" w:color="auto"/>
      </w:divBdr>
    </w:div>
    <w:div w:id="1656301800">
      <w:bodyDiv w:val="1"/>
      <w:marLeft w:val="0"/>
      <w:marRight w:val="0"/>
      <w:marTop w:val="0"/>
      <w:marBottom w:val="0"/>
      <w:divBdr>
        <w:top w:val="none" w:sz="0" w:space="0" w:color="auto"/>
        <w:left w:val="none" w:sz="0" w:space="0" w:color="auto"/>
        <w:bottom w:val="none" w:sz="0" w:space="0" w:color="auto"/>
        <w:right w:val="none" w:sz="0" w:space="0" w:color="auto"/>
      </w:divBdr>
    </w:div>
    <w:div w:id="1663042597">
      <w:bodyDiv w:val="1"/>
      <w:marLeft w:val="0"/>
      <w:marRight w:val="0"/>
      <w:marTop w:val="0"/>
      <w:marBottom w:val="0"/>
      <w:divBdr>
        <w:top w:val="none" w:sz="0" w:space="0" w:color="auto"/>
        <w:left w:val="none" w:sz="0" w:space="0" w:color="auto"/>
        <w:bottom w:val="none" w:sz="0" w:space="0" w:color="auto"/>
        <w:right w:val="none" w:sz="0" w:space="0" w:color="auto"/>
      </w:divBdr>
    </w:div>
    <w:div w:id="1668361891">
      <w:bodyDiv w:val="1"/>
      <w:marLeft w:val="0"/>
      <w:marRight w:val="0"/>
      <w:marTop w:val="0"/>
      <w:marBottom w:val="0"/>
      <w:divBdr>
        <w:top w:val="none" w:sz="0" w:space="0" w:color="auto"/>
        <w:left w:val="none" w:sz="0" w:space="0" w:color="auto"/>
        <w:bottom w:val="none" w:sz="0" w:space="0" w:color="auto"/>
        <w:right w:val="none" w:sz="0" w:space="0" w:color="auto"/>
      </w:divBdr>
      <w:divsChild>
        <w:div w:id="1526869491">
          <w:marLeft w:val="0"/>
          <w:marRight w:val="0"/>
          <w:marTop w:val="0"/>
          <w:marBottom w:val="0"/>
          <w:divBdr>
            <w:top w:val="none" w:sz="0" w:space="0" w:color="auto"/>
            <w:left w:val="none" w:sz="0" w:space="0" w:color="auto"/>
            <w:bottom w:val="none" w:sz="0" w:space="0" w:color="auto"/>
            <w:right w:val="none" w:sz="0" w:space="0" w:color="auto"/>
          </w:divBdr>
        </w:div>
        <w:div w:id="1655644620">
          <w:marLeft w:val="0"/>
          <w:marRight w:val="0"/>
          <w:marTop w:val="0"/>
          <w:marBottom w:val="0"/>
          <w:divBdr>
            <w:top w:val="none" w:sz="0" w:space="0" w:color="auto"/>
            <w:left w:val="none" w:sz="0" w:space="0" w:color="auto"/>
            <w:bottom w:val="none" w:sz="0" w:space="0" w:color="auto"/>
            <w:right w:val="none" w:sz="0" w:space="0" w:color="auto"/>
          </w:divBdr>
        </w:div>
        <w:div w:id="595214522">
          <w:marLeft w:val="0"/>
          <w:marRight w:val="0"/>
          <w:marTop w:val="0"/>
          <w:marBottom w:val="0"/>
          <w:divBdr>
            <w:top w:val="none" w:sz="0" w:space="0" w:color="auto"/>
            <w:left w:val="none" w:sz="0" w:space="0" w:color="auto"/>
            <w:bottom w:val="none" w:sz="0" w:space="0" w:color="auto"/>
            <w:right w:val="none" w:sz="0" w:space="0" w:color="auto"/>
          </w:divBdr>
        </w:div>
        <w:div w:id="864559249">
          <w:marLeft w:val="0"/>
          <w:marRight w:val="0"/>
          <w:marTop w:val="0"/>
          <w:marBottom w:val="0"/>
          <w:divBdr>
            <w:top w:val="none" w:sz="0" w:space="0" w:color="auto"/>
            <w:left w:val="none" w:sz="0" w:space="0" w:color="auto"/>
            <w:bottom w:val="none" w:sz="0" w:space="0" w:color="auto"/>
            <w:right w:val="none" w:sz="0" w:space="0" w:color="auto"/>
          </w:divBdr>
        </w:div>
        <w:div w:id="1643464955">
          <w:marLeft w:val="0"/>
          <w:marRight w:val="0"/>
          <w:marTop w:val="0"/>
          <w:marBottom w:val="0"/>
          <w:divBdr>
            <w:top w:val="none" w:sz="0" w:space="0" w:color="auto"/>
            <w:left w:val="none" w:sz="0" w:space="0" w:color="auto"/>
            <w:bottom w:val="none" w:sz="0" w:space="0" w:color="auto"/>
            <w:right w:val="none" w:sz="0" w:space="0" w:color="auto"/>
          </w:divBdr>
        </w:div>
        <w:div w:id="1948467997">
          <w:marLeft w:val="0"/>
          <w:marRight w:val="0"/>
          <w:marTop w:val="0"/>
          <w:marBottom w:val="0"/>
          <w:divBdr>
            <w:top w:val="none" w:sz="0" w:space="0" w:color="auto"/>
            <w:left w:val="none" w:sz="0" w:space="0" w:color="auto"/>
            <w:bottom w:val="none" w:sz="0" w:space="0" w:color="auto"/>
            <w:right w:val="none" w:sz="0" w:space="0" w:color="auto"/>
          </w:divBdr>
        </w:div>
        <w:div w:id="959579370">
          <w:marLeft w:val="0"/>
          <w:marRight w:val="0"/>
          <w:marTop w:val="0"/>
          <w:marBottom w:val="0"/>
          <w:divBdr>
            <w:top w:val="none" w:sz="0" w:space="0" w:color="auto"/>
            <w:left w:val="none" w:sz="0" w:space="0" w:color="auto"/>
            <w:bottom w:val="none" w:sz="0" w:space="0" w:color="auto"/>
            <w:right w:val="none" w:sz="0" w:space="0" w:color="auto"/>
          </w:divBdr>
        </w:div>
        <w:div w:id="398215348">
          <w:marLeft w:val="0"/>
          <w:marRight w:val="0"/>
          <w:marTop w:val="0"/>
          <w:marBottom w:val="0"/>
          <w:divBdr>
            <w:top w:val="none" w:sz="0" w:space="0" w:color="auto"/>
            <w:left w:val="none" w:sz="0" w:space="0" w:color="auto"/>
            <w:bottom w:val="none" w:sz="0" w:space="0" w:color="auto"/>
            <w:right w:val="none" w:sz="0" w:space="0" w:color="auto"/>
          </w:divBdr>
        </w:div>
        <w:div w:id="1164056225">
          <w:marLeft w:val="0"/>
          <w:marRight w:val="0"/>
          <w:marTop w:val="0"/>
          <w:marBottom w:val="0"/>
          <w:divBdr>
            <w:top w:val="none" w:sz="0" w:space="0" w:color="auto"/>
            <w:left w:val="none" w:sz="0" w:space="0" w:color="auto"/>
            <w:bottom w:val="none" w:sz="0" w:space="0" w:color="auto"/>
            <w:right w:val="none" w:sz="0" w:space="0" w:color="auto"/>
          </w:divBdr>
        </w:div>
        <w:div w:id="1065835335">
          <w:marLeft w:val="0"/>
          <w:marRight w:val="0"/>
          <w:marTop w:val="0"/>
          <w:marBottom w:val="0"/>
          <w:divBdr>
            <w:top w:val="none" w:sz="0" w:space="0" w:color="auto"/>
            <w:left w:val="none" w:sz="0" w:space="0" w:color="auto"/>
            <w:bottom w:val="none" w:sz="0" w:space="0" w:color="auto"/>
            <w:right w:val="none" w:sz="0" w:space="0" w:color="auto"/>
          </w:divBdr>
        </w:div>
        <w:div w:id="1224948294">
          <w:marLeft w:val="0"/>
          <w:marRight w:val="0"/>
          <w:marTop w:val="0"/>
          <w:marBottom w:val="0"/>
          <w:divBdr>
            <w:top w:val="none" w:sz="0" w:space="0" w:color="auto"/>
            <w:left w:val="none" w:sz="0" w:space="0" w:color="auto"/>
            <w:bottom w:val="none" w:sz="0" w:space="0" w:color="auto"/>
            <w:right w:val="none" w:sz="0" w:space="0" w:color="auto"/>
          </w:divBdr>
        </w:div>
        <w:div w:id="975527760">
          <w:marLeft w:val="0"/>
          <w:marRight w:val="0"/>
          <w:marTop w:val="0"/>
          <w:marBottom w:val="0"/>
          <w:divBdr>
            <w:top w:val="none" w:sz="0" w:space="0" w:color="auto"/>
            <w:left w:val="none" w:sz="0" w:space="0" w:color="auto"/>
            <w:bottom w:val="none" w:sz="0" w:space="0" w:color="auto"/>
            <w:right w:val="none" w:sz="0" w:space="0" w:color="auto"/>
          </w:divBdr>
        </w:div>
        <w:div w:id="374472723">
          <w:marLeft w:val="0"/>
          <w:marRight w:val="0"/>
          <w:marTop w:val="0"/>
          <w:marBottom w:val="0"/>
          <w:divBdr>
            <w:top w:val="none" w:sz="0" w:space="0" w:color="auto"/>
            <w:left w:val="none" w:sz="0" w:space="0" w:color="auto"/>
            <w:bottom w:val="none" w:sz="0" w:space="0" w:color="auto"/>
            <w:right w:val="none" w:sz="0" w:space="0" w:color="auto"/>
          </w:divBdr>
        </w:div>
        <w:div w:id="1362171797">
          <w:marLeft w:val="0"/>
          <w:marRight w:val="0"/>
          <w:marTop w:val="0"/>
          <w:marBottom w:val="0"/>
          <w:divBdr>
            <w:top w:val="none" w:sz="0" w:space="0" w:color="auto"/>
            <w:left w:val="none" w:sz="0" w:space="0" w:color="auto"/>
            <w:bottom w:val="none" w:sz="0" w:space="0" w:color="auto"/>
            <w:right w:val="none" w:sz="0" w:space="0" w:color="auto"/>
          </w:divBdr>
        </w:div>
        <w:div w:id="914900625">
          <w:marLeft w:val="0"/>
          <w:marRight w:val="0"/>
          <w:marTop w:val="0"/>
          <w:marBottom w:val="0"/>
          <w:divBdr>
            <w:top w:val="none" w:sz="0" w:space="0" w:color="auto"/>
            <w:left w:val="none" w:sz="0" w:space="0" w:color="auto"/>
            <w:bottom w:val="none" w:sz="0" w:space="0" w:color="auto"/>
            <w:right w:val="none" w:sz="0" w:space="0" w:color="auto"/>
          </w:divBdr>
        </w:div>
        <w:div w:id="1222980493">
          <w:marLeft w:val="0"/>
          <w:marRight w:val="0"/>
          <w:marTop w:val="0"/>
          <w:marBottom w:val="0"/>
          <w:divBdr>
            <w:top w:val="none" w:sz="0" w:space="0" w:color="auto"/>
            <w:left w:val="none" w:sz="0" w:space="0" w:color="auto"/>
            <w:bottom w:val="none" w:sz="0" w:space="0" w:color="auto"/>
            <w:right w:val="none" w:sz="0" w:space="0" w:color="auto"/>
          </w:divBdr>
        </w:div>
        <w:div w:id="1265311024">
          <w:marLeft w:val="0"/>
          <w:marRight w:val="0"/>
          <w:marTop w:val="0"/>
          <w:marBottom w:val="0"/>
          <w:divBdr>
            <w:top w:val="none" w:sz="0" w:space="0" w:color="auto"/>
            <w:left w:val="none" w:sz="0" w:space="0" w:color="auto"/>
            <w:bottom w:val="none" w:sz="0" w:space="0" w:color="auto"/>
            <w:right w:val="none" w:sz="0" w:space="0" w:color="auto"/>
          </w:divBdr>
        </w:div>
        <w:div w:id="1138960812">
          <w:marLeft w:val="0"/>
          <w:marRight w:val="0"/>
          <w:marTop w:val="0"/>
          <w:marBottom w:val="0"/>
          <w:divBdr>
            <w:top w:val="none" w:sz="0" w:space="0" w:color="auto"/>
            <w:left w:val="none" w:sz="0" w:space="0" w:color="auto"/>
            <w:bottom w:val="none" w:sz="0" w:space="0" w:color="auto"/>
            <w:right w:val="none" w:sz="0" w:space="0" w:color="auto"/>
          </w:divBdr>
        </w:div>
        <w:div w:id="955678459">
          <w:marLeft w:val="0"/>
          <w:marRight w:val="0"/>
          <w:marTop w:val="0"/>
          <w:marBottom w:val="0"/>
          <w:divBdr>
            <w:top w:val="none" w:sz="0" w:space="0" w:color="auto"/>
            <w:left w:val="none" w:sz="0" w:space="0" w:color="auto"/>
            <w:bottom w:val="none" w:sz="0" w:space="0" w:color="auto"/>
            <w:right w:val="none" w:sz="0" w:space="0" w:color="auto"/>
          </w:divBdr>
        </w:div>
        <w:div w:id="35787207">
          <w:marLeft w:val="0"/>
          <w:marRight w:val="0"/>
          <w:marTop w:val="0"/>
          <w:marBottom w:val="0"/>
          <w:divBdr>
            <w:top w:val="none" w:sz="0" w:space="0" w:color="auto"/>
            <w:left w:val="none" w:sz="0" w:space="0" w:color="auto"/>
            <w:bottom w:val="none" w:sz="0" w:space="0" w:color="auto"/>
            <w:right w:val="none" w:sz="0" w:space="0" w:color="auto"/>
          </w:divBdr>
        </w:div>
        <w:div w:id="399056648">
          <w:marLeft w:val="0"/>
          <w:marRight w:val="0"/>
          <w:marTop w:val="0"/>
          <w:marBottom w:val="0"/>
          <w:divBdr>
            <w:top w:val="none" w:sz="0" w:space="0" w:color="auto"/>
            <w:left w:val="none" w:sz="0" w:space="0" w:color="auto"/>
            <w:bottom w:val="none" w:sz="0" w:space="0" w:color="auto"/>
            <w:right w:val="none" w:sz="0" w:space="0" w:color="auto"/>
          </w:divBdr>
        </w:div>
        <w:div w:id="2049990816">
          <w:marLeft w:val="0"/>
          <w:marRight w:val="0"/>
          <w:marTop w:val="0"/>
          <w:marBottom w:val="0"/>
          <w:divBdr>
            <w:top w:val="none" w:sz="0" w:space="0" w:color="auto"/>
            <w:left w:val="none" w:sz="0" w:space="0" w:color="auto"/>
            <w:bottom w:val="none" w:sz="0" w:space="0" w:color="auto"/>
            <w:right w:val="none" w:sz="0" w:space="0" w:color="auto"/>
          </w:divBdr>
        </w:div>
        <w:div w:id="1942713128">
          <w:marLeft w:val="0"/>
          <w:marRight w:val="0"/>
          <w:marTop w:val="0"/>
          <w:marBottom w:val="0"/>
          <w:divBdr>
            <w:top w:val="none" w:sz="0" w:space="0" w:color="auto"/>
            <w:left w:val="none" w:sz="0" w:space="0" w:color="auto"/>
            <w:bottom w:val="none" w:sz="0" w:space="0" w:color="auto"/>
            <w:right w:val="none" w:sz="0" w:space="0" w:color="auto"/>
          </w:divBdr>
        </w:div>
        <w:div w:id="1578125987">
          <w:marLeft w:val="0"/>
          <w:marRight w:val="0"/>
          <w:marTop w:val="0"/>
          <w:marBottom w:val="0"/>
          <w:divBdr>
            <w:top w:val="none" w:sz="0" w:space="0" w:color="auto"/>
            <w:left w:val="none" w:sz="0" w:space="0" w:color="auto"/>
            <w:bottom w:val="none" w:sz="0" w:space="0" w:color="auto"/>
            <w:right w:val="none" w:sz="0" w:space="0" w:color="auto"/>
          </w:divBdr>
        </w:div>
        <w:div w:id="1635213522">
          <w:marLeft w:val="0"/>
          <w:marRight w:val="0"/>
          <w:marTop w:val="0"/>
          <w:marBottom w:val="0"/>
          <w:divBdr>
            <w:top w:val="none" w:sz="0" w:space="0" w:color="auto"/>
            <w:left w:val="none" w:sz="0" w:space="0" w:color="auto"/>
            <w:bottom w:val="none" w:sz="0" w:space="0" w:color="auto"/>
            <w:right w:val="none" w:sz="0" w:space="0" w:color="auto"/>
          </w:divBdr>
        </w:div>
        <w:div w:id="165021594">
          <w:marLeft w:val="0"/>
          <w:marRight w:val="0"/>
          <w:marTop w:val="0"/>
          <w:marBottom w:val="0"/>
          <w:divBdr>
            <w:top w:val="none" w:sz="0" w:space="0" w:color="auto"/>
            <w:left w:val="none" w:sz="0" w:space="0" w:color="auto"/>
            <w:bottom w:val="none" w:sz="0" w:space="0" w:color="auto"/>
            <w:right w:val="none" w:sz="0" w:space="0" w:color="auto"/>
          </w:divBdr>
        </w:div>
        <w:div w:id="972754703">
          <w:marLeft w:val="0"/>
          <w:marRight w:val="0"/>
          <w:marTop w:val="0"/>
          <w:marBottom w:val="0"/>
          <w:divBdr>
            <w:top w:val="none" w:sz="0" w:space="0" w:color="auto"/>
            <w:left w:val="none" w:sz="0" w:space="0" w:color="auto"/>
            <w:bottom w:val="none" w:sz="0" w:space="0" w:color="auto"/>
            <w:right w:val="none" w:sz="0" w:space="0" w:color="auto"/>
          </w:divBdr>
        </w:div>
        <w:div w:id="733970262">
          <w:marLeft w:val="0"/>
          <w:marRight w:val="0"/>
          <w:marTop w:val="0"/>
          <w:marBottom w:val="0"/>
          <w:divBdr>
            <w:top w:val="none" w:sz="0" w:space="0" w:color="auto"/>
            <w:left w:val="none" w:sz="0" w:space="0" w:color="auto"/>
            <w:bottom w:val="none" w:sz="0" w:space="0" w:color="auto"/>
            <w:right w:val="none" w:sz="0" w:space="0" w:color="auto"/>
          </w:divBdr>
        </w:div>
        <w:div w:id="628244710">
          <w:marLeft w:val="0"/>
          <w:marRight w:val="0"/>
          <w:marTop w:val="0"/>
          <w:marBottom w:val="0"/>
          <w:divBdr>
            <w:top w:val="none" w:sz="0" w:space="0" w:color="auto"/>
            <w:left w:val="none" w:sz="0" w:space="0" w:color="auto"/>
            <w:bottom w:val="none" w:sz="0" w:space="0" w:color="auto"/>
            <w:right w:val="none" w:sz="0" w:space="0" w:color="auto"/>
          </w:divBdr>
        </w:div>
        <w:div w:id="1444569066">
          <w:marLeft w:val="0"/>
          <w:marRight w:val="0"/>
          <w:marTop w:val="0"/>
          <w:marBottom w:val="0"/>
          <w:divBdr>
            <w:top w:val="none" w:sz="0" w:space="0" w:color="auto"/>
            <w:left w:val="none" w:sz="0" w:space="0" w:color="auto"/>
            <w:bottom w:val="none" w:sz="0" w:space="0" w:color="auto"/>
            <w:right w:val="none" w:sz="0" w:space="0" w:color="auto"/>
          </w:divBdr>
        </w:div>
        <w:div w:id="1091006787">
          <w:marLeft w:val="0"/>
          <w:marRight w:val="0"/>
          <w:marTop w:val="0"/>
          <w:marBottom w:val="0"/>
          <w:divBdr>
            <w:top w:val="none" w:sz="0" w:space="0" w:color="auto"/>
            <w:left w:val="none" w:sz="0" w:space="0" w:color="auto"/>
            <w:bottom w:val="none" w:sz="0" w:space="0" w:color="auto"/>
            <w:right w:val="none" w:sz="0" w:space="0" w:color="auto"/>
          </w:divBdr>
        </w:div>
        <w:div w:id="780881161">
          <w:marLeft w:val="0"/>
          <w:marRight w:val="0"/>
          <w:marTop w:val="0"/>
          <w:marBottom w:val="0"/>
          <w:divBdr>
            <w:top w:val="none" w:sz="0" w:space="0" w:color="auto"/>
            <w:left w:val="none" w:sz="0" w:space="0" w:color="auto"/>
            <w:bottom w:val="none" w:sz="0" w:space="0" w:color="auto"/>
            <w:right w:val="none" w:sz="0" w:space="0" w:color="auto"/>
          </w:divBdr>
        </w:div>
        <w:div w:id="51655458">
          <w:marLeft w:val="0"/>
          <w:marRight w:val="0"/>
          <w:marTop w:val="0"/>
          <w:marBottom w:val="0"/>
          <w:divBdr>
            <w:top w:val="none" w:sz="0" w:space="0" w:color="auto"/>
            <w:left w:val="none" w:sz="0" w:space="0" w:color="auto"/>
            <w:bottom w:val="none" w:sz="0" w:space="0" w:color="auto"/>
            <w:right w:val="none" w:sz="0" w:space="0" w:color="auto"/>
          </w:divBdr>
        </w:div>
        <w:div w:id="891186847">
          <w:marLeft w:val="0"/>
          <w:marRight w:val="0"/>
          <w:marTop w:val="0"/>
          <w:marBottom w:val="0"/>
          <w:divBdr>
            <w:top w:val="none" w:sz="0" w:space="0" w:color="auto"/>
            <w:left w:val="none" w:sz="0" w:space="0" w:color="auto"/>
            <w:bottom w:val="none" w:sz="0" w:space="0" w:color="auto"/>
            <w:right w:val="none" w:sz="0" w:space="0" w:color="auto"/>
          </w:divBdr>
        </w:div>
      </w:divsChild>
    </w:div>
    <w:div w:id="1727029688">
      <w:bodyDiv w:val="1"/>
      <w:marLeft w:val="0"/>
      <w:marRight w:val="0"/>
      <w:marTop w:val="0"/>
      <w:marBottom w:val="0"/>
      <w:divBdr>
        <w:top w:val="none" w:sz="0" w:space="0" w:color="auto"/>
        <w:left w:val="none" w:sz="0" w:space="0" w:color="auto"/>
        <w:bottom w:val="none" w:sz="0" w:space="0" w:color="auto"/>
        <w:right w:val="none" w:sz="0" w:space="0" w:color="auto"/>
      </w:divBdr>
      <w:divsChild>
        <w:div w:id="1261139876">
          <w:marLeft w:val="0"/>
          <w:marRight w:val="0"/>
          <w:marTop w:val="0"/>
          <w:marBottom w:val="0"/>
          <w:divBdr>
            <w:top w:val="none" w:sz="0" w:space="0" w:color="auto"/>
            <w:left w:val="none" w:sz="0" w:space="0" w:color="auto"/>
            <w:bottom w:val="none" w:sz="0" w:space="0" w:color="auto"/>
            <w:right w:val="none" w:sz="0" w:space="0" w:color="auto"/>
          </w:divBdr>
        </w:div>
        <w:div w:id="1910382361">
          <w:marLeft w:val="0"/>
          <w:marRight w:val="0"/>
          <w:marTop w:val="0"/>
          <w:marBottom w:val="0"/>
          <w:divBdr>
            <w:top w:val="none" w:sz="0" w:space="0" w:color="auto"/>
            <w:left w:val="none" w:sz="0" w:space="0" w:color="auto"/>
            <w:bottom w:val="none" w:sz="0" w:space="0" w:color="auto"/>
            <w:right w:val="none" w:sz="0" w:space="0" w:color="auto"/>
          </w:divBdr>
        </w:div>
        <w:div w:id="631328914">
          <w:marLeft w:val="0"/>
          <w:marRight w:val="0"/>
          <w:marTop w:val="0"/>
          <w:marBottom w:val="0"/>
          <w:divBdr>
            <w:top w:val="none" w:sz="0" w:space="0" w:color="auto"/>
            <w:left w:val="none" w:sz="0" w:space="0" w:color="auto"/>
            <w:bottom w:val="none" w:sz="0" w:space="0" w:color="auto"/>
            <w:right w:val="none" w:sz="0" w:space="0" w:color="auto"/>
          </w:divBdr>
        </w:div>
        <w:div w:id="171919955">
          <w:marLeft w:val="0"/>
          <w:marRight w:val="0"/>
          <w:marTop w:val="0"/>
          <w:marBottom w:val="0"/>
          <w:divBdr>
            <w:top w:val="none" w:sz="0" w:space="0" w:color="auto"/>
            <w:left w:val="none" w:sz="0" w:space="0" w:color="auto"/>
            <w:bottom w:val="none" w:sz="0" w:space="0" w:color="auto"/>
            <w:right w:val="none" w:sz="0" w:space="0" w:color="auto"/>
          </w:divBdr>
        </w:div>
        <w:div w:id="1674725322">
          <w:marLeft w:val="0"/>
          <w:marRight w:val="0"/>
          <w:marTop w:val="0"/>
          <w:marBottom w:val="0"/>
          <w:divBdr>
            <w:top w:val="none" w:sz="0" w:space="0" w:color="auto"/>
            <w:left w:val="none" w:sz="0" w:space="0" w:color="auto"/>
            <w:bottom w:val="none" w:sz="0" w:space="0" w:color="auto"/>
            <w:right w:val="none" w:sz="0" w:space="0" w:color="auto"/>
          </w:divBdr>
        </w:div>
        <w:div w:id="850294313">
          <w:marLeft w:val="0"/>
          <w:marRight w:val="0"/>
          <w:marTop w:val="0"/>
          <w:marBottom w:val="0"/>
          <w:divBdr>
            <w:top w:val="none" w:sz="0" w:space="0" w:color="auto"/>
            <w:left w:val="none" w:sz="0" w:space="0" w:color="auto"/>
            <w:bottom w:val="none" w:sz="0" w:space="0" w:color="auto"/>
            <w:right w:val="none" w:sz="0" w:space="0" w:color="auto"/>
          </w:divBdr>
        </w:div>
        <w:div w:id="1014846995">
          <w:marLeft w:val="0"/>
          <w:marRight w:val="0"/>
          <w:marTop w:val="0"/>
          <w:marBottom w:val="0"/>
          <w:divBdr>
            <w:top w:val="none" w:sz="0" w:space="0" w:color="auto"/>
            <w:left w:val="none" w:sz="0" w:space="0" w:color="auto"/>
            <w:bottom w:val="none" w:sz="0" w:space="0" w:color="auto"/>
            <w:right w:val="none" w:sz="0" w:space="0" w:color="auto"/>
          </w:divBdr>
        </w:div>
        <w:div w:id="666638483">
          <w:marLeft w:val="0"/>
          <w:marRight w:val="0"/>
          <w:marTop w:val="0"/>
          <w:marBottom w:val="0"/>
          <w:divBdr>
            <w:top w:val="none" w:sz="0" w:space="0" w:color="auto"/>
            <w:left w:val="none" w:sz="0" w:space="0" w:color="auto"/>
            <w:bottom w:val="none" w:sz="0" w:space="0" w:color="auto"/>
            <w:right w:val="none" w:sz="0" w:space="0" w:color="auto"/>
          </w:divBdr>
        </w:div>
        <w:div w:id="1016730270">
          <w:marLeft w:val="0"/>
          <w:marRight w:val="0"/>
          <w:marTop w:val="0"/>
          <w:marBottom w:val="0"/>
          <w:divBdr>
            <w:top w:val="none" w:sz="0" w:space="0" w:color="auto"/>
            <w:left w:val="none" w:sz="0" w:space="0" w:color="auto"/>
            <w:bottom w:val="none" w:sz="0" w:space="0" w:color="auto"/>
            <w:right w:val="none" w:sz="0" w:space="0" w:color="auto"/>
          </w:divBdr>
        </w:div>
        <w:div w:id="1049458823">
          <w:marLeft w:val="0"/>
          <w:marRight w:val="0"/>
          <w:marTop w:val="0"/>
          <w:marBottom w:val="0"/>
          <w:divBdr>
            <w:top w:val="none" w:sz="0" w:space="0" w:color="auto"/>
            <w:left w:val="none" w:sz="0" w:space="0" w:color="auto"/>
            <w:bottom w:val="none" w:sz="0" w:space="0" w:color="auto"/>
            <w:right w:val="none" w:sz="0" w:space="0" w:color="auto"/>
          </w:divBdr>
        </w:div>
        <w:div w:id="1858033204">
          <w:marLeft w:val="0"/>
          <w:marRight w:val="0"/>
          <w:marTop w:val="0"/>
          <w:marBottom w:val="0"/>
          <w:divBdr>
            <w:top w:val="none" w:sz="0" w:space="0" w:color="auto"/>
            <w:left w:val="none" w:sz="0" w:space="0" w:color="auto"/>
            <w:bottom w:val="none" w:sz="0" w:space="0" w:color="auto"/>
            <w:right w:val="none" w:sz="0" w:space="0" w:color="auto"/>
          </w:divBdr>
        </w:div>
        <w:div w:id="633565033">
          <w:marLeft w:val="0"/>
          <w:marRight w:val="0"/>
          <w:marTop w:val="0"/>
          <w:marBottom w:val="0"/>
          <w:divBdr>
            <w:top w:val="none" w:sz="0" w:space="0" w:color="auto"/>
            <w:left w:val="none" w:sz="0" w:space="0" w:color="auto"/>
            <w:bottom w:val="none" w:sz="0" w:space="0" w:color="auto"/>
            <w:right w:val="none" w:sz="0" w:space="0" w:color="auto"/>
          </w:divBdr>
        </w:div>
        <w:div w:id="956332731">
          <w:marLeft w:val="0"/>
          <w:marRight w:val="0"/>
          <w:marTop w:val="0"/>
          <w:marBottom w:val="0"/>
          <w:divBdr>
            <w:top w:val="none" w:sz="0" w:space="0" w:color="auto"/>
            <w:left w:val="none" w:sz="0" w:space="0" w:color="auto"/>
            <w:bottom w:val="none" w:sz="0" w:space="0" w:color="auto"/>
            <w:right w:val="none" w:sz="0" w:space="0" w:color="auto"/>
          </w:divBdr>
        </w:div>
        <w:div w:id="374088937">
          <w:marLeft w:val="0"/>
          <w:marRight w:val="0"/>
          <w:marTop w:val="0"/>
          <w:marBottom w:val="0"/>
          <w:divBdr>
            <w:top w:val="none" w:sz="0" w:space="0" w:color="auto"/>
            <w:left w:val="none" w:sz="0" w:space="0" w:color="auto"/>
            <w:bottom w:val="none" w:sz="0" w:space="0" w:color="auto"/>
            <w:right w:val="none" w:sz="0" w:space="0" w:color="auto"/>
          </w:divBdr>
        </w:div>
        <w:div w:id="224725588">
          <w:marLeft w:val="0"/>
          <w:marRight w:val="0"/>
          <w:marTop w:val="0"/>
          <w:marBottom w:val="0"/>
          <w:divBdr>
            <w:top w:val="none" w:sz="0" w:space="0" w:color="auto"/>
            <w:left w:val="none" w:sz="0" w:space="0" w:color="auto"/>
            <w:bottom w:val="none" w:sz="0" w:space="0" w:color="auto"/>
            <w:right w:val="none" w:sz="0" w:space="0" w:color="auto"/>
          </w:divBdr>
        </w:div>
        <w:div w:id="1090468420">
          <w:marLeft w:val="0"/>
          <w:marRight w:val="0"/>
          <w:marTop w:val="0"/>
          <w:marBottom w:val="0"/>
          <w:divBdr>
            <w:top w:val="none" w:sz="0" w:space="0" w:color="auto"/>
            <w:left w:val="none" w:sz="0" w:space="0" w:color="auto"/>
            <w:bottom w:val="none" w:sz="0" w:space="0" w:color="auto"/>
            <w:right w:val="none" w:sz="0" w:space="0" w:color="auto"/>
          </w:divBdr>
        </w:div>
        <w:div w:id="1279413090">
          <w:marLeft w:val="0"/>
          <w:marRight w:val="0"/>
          <w:marTop w:val="0"/>
          <w:marBottom w:val="0"/>
          <w:divBdr>
            <w:top w:val="none" w:sz="0" w:space="0" w:color="auto"/>
            <w:left w:val="none" w:sz="0" w:space="0" w:color="auto"/>
            <w:bottom w:val="none" w:sz="0" w:space="0" w:color="auto"/>
            <w:right w:val="none" w:sz="0" w:space="0" w:color="auto"/>
          </w:divBdr>
        </w:div>
        <w:div w:id="351995418">
          <w:marLeft w:val="0"/>
          <w:marRight w:val="0"/>
          <w:marTop w:val="0"/>
          <w:marBottom w:val="0"/>
          <w:divBdr>
            <w:top w:val="none" w:sz="0" w:space="0" w:color="auto"/>
            <w:left w:val="none" w:sz="0" w:space="0" w:color="auto"/>
            <w:bottom w:val="none" w:sz="0" w:space="0" w:color="auto"/>
            <w:right w:val="none" w:sz="0" w:space="0" w:color="auto"/>
          </w:divBdr>
        </w:div>
        <w:div w:id="559705729">
          <w:marLeft w:val="0"/>
          <w:marRight w:val="0"/>
          <w:marTop w:val="0"/>
          <w:marBottom w:val="0"/>
          <w:divBdr>
            <w:top w:val="none" w:sz="0" w:space="0" w:color="auto"/>
            <w:left w:val="none" w:sz="0" w:space="0" w:color="auto"/>
            <w:bottom w:val="none" w:sz="0" w:space="0" w:color="auto"/>
            <w:right w:val="none" w:sz="0" w:space="0" w:color="auto"/>
          </w:divBdr>
        </w:div>
        <w:div w:id="1821651110">
          <w:marLeft w:val="0"/>
          <w:marRight w:val="0"/>
          <w:marTop w:val="0"/>
          <w:marBottom w:val="0"/>
          <w:divBdr>
            <w:top w:val="none" w:sz="0" w:space="0" w:color="auto"/>
            <w:left w:val="none" w:sz="0" w:space="0" w:color="auto"/>
            <w:bottom w:val="none" w:sz="0" w:space="0" w:color="auto"/>
            <w:right w:val="none" w:sz="0" w:space="0" w:color="auto"/>
          </w:divBdr>
        </w:div>
        <w:div w:id="1458573077">
          <w:marLeft w:val="0"/>
          <w:marRight w:val="0"/>
          <w:marTop w:val="0"/>
          <w:marBottom w:val="0"/>
          <w:divBdr>
            <w:top w:val="none" w:sz="0" w:space="0" w:color="auto"/>
            <w:left w:val="none" w:sz="0" w:space="0" w:color="auto"/>
            <w:bottom w:val="none" w:sz="0" w:space="0" w:color="auto"/>
            <w:right w:val="none" w:sz="0" w:space="0" w:color="auto"/>
          </w:divBdr>
        </w:div>
        <w:div w:id="585773901">
          <w:marLeft w:val="0"/>
          <w:marRight w:val="0"/>
          <w:marTop w:val="0"/>
          <w:marBottom w:val="0"/>
          <w:divBdr>
            <w:top w:val="none" w:sz="0" w:space="0" w:color="auto"/>
            <w:left w:val="none" w:sz="0" w:space="0" w:color="auto"/>
            <w:bottom w:val="none" w:sz="0" w:space="0" w:color="auto"/>
            <w:right w:val="none" w:sz="0" w:space="0" w:color="auto"/>
          </w:divBdr>
        </w:div>
        <w:div w:id="931162795">
          <w:marLeft w:val="0"/>
          <w:marRight w:val="0"/>
          <w:marTop w:val="0"/>
          <w:marBottom w:val="0"/>
          <w:divBdr>
            <w:top w:val="none" w:sz="0" w:space="0" w:color="auto"/>
            <w:left w:val="none" w:sz="0" w:space="0" w:color="auto"/>
            <w:bottom w:val="none" w:sz="0" w:space="0" w:color="auto"/>
            <w:right w:val="none" w:sz="0" w:space="0" w:color="auto"/>
          </w:divBdr>
        </w:div>
        <w:div w:id="1298948055">
          <w:marLeft w:val="0"/>
          <w:marRight w:val="0"/>
          <w:marTop w:val="0"/>
          <w:marBottom w:val="0"/>
          <w:divBdr>
            <w:top w:val="none" w:sz="0" w:space="0" w:color="auto"/>
            <w:left w:val="none" w:sz="0" w:space="0" w:color="auto"/>
            <w:bottom w:val="none" w:sz="0" w:space="0" w:color="auto"/>
            <w:right w:val="none" w:sz="0" w:space="0" w:color="auto"/>
          </w:divBdr>
        </w:div>
      </w:divsChild>
    </w:div>
    <w:div w:id="1848515874">
      <w:bodyDiv w:val="1"/>
      <w:marLeft w:val="0"/>
      <w:marRight w:val="0"/>
      <w:marTop w:val="0"/>
      <w:marBottom w:val="0"/>
      <w:divBdr>
        <w:top w:val="none" w:sz="0" w:space="0" w:color="auto"/>
        <w:left w:val="none" w:sz="0" w:space="0" w:color="auto"/>
        <w:bottom w:val="none" w:sz="0" w:space="0" w:color="auto"/>
        <w:right w:val="none" w:sz="0" w:space="0" w:color="auto"/>
      </w:divBdr>
      <w:divsChild>
        <w:div w:id="809517731">
          <w:marLeft w:val="0"/>
          <w:marRight w:val="0"/>
          <w:marTop w:val="0"/>
          <w:marBottom w:val="0"/>
          <w:divBdr>
            <w:top w:val="none" w:sz="0" w:space="0" w:color="auto"/>
            <w:left w:val="none" w:sz="0" w:space="0" w:color="auto"/>
            <w:bottom w:val="none" w:sz="0" w:space="0" w:color="auto"/>
            <w:right w:val="none" w:sz="0" w:space="0" w:color="auto"/>
          </w:divBdr>
        </w:div>
        <w:div w:id="133106864">
          <w:marLeft w:val="0"/>
          <w:marRight w:val="0"/>
          <w:marTop w:val="0"/>
          <w:marBottom w:val="0"/>
          <w:divBdr>
            <w:top w:val="none" w:sz="0" w:space="0" w:color="auto"/>
            <w:left w:val="none" w:sz="0" w:space="0" w:color="auto"/>
            <w:bottom w:val="none" w:sz="0" w:space="0" w:color="auto"/>
            <w:right w:val="none" w:sz="0" w:space="0" w:color="auto"/>
          </w:divBdr>
        </w:div>
        <w:div w:id="1354720447">
          <w:marLeft w:val="0"/>
          <w:marRight w:val="0"/>
          <w:marTop w:val="0"/>
          <w:marBottom w:val="0"/>
          <w:divBdr>
            <w:top w:val="none" w:sz="0" w:space="0" w:color="auto"/>
            <w:left w:val="none" w:sz="0" w:space="0" w:color="auto"/>
            <w:bottom w:val="none" w:sz="0" w:space="0" w:color="auto"/>
            <w:right w:val="none" w:sz="0" w:space="0" w:color="auto"/>
          </w:divBdr>
        </w:div>
        <w:div w:id="206647971">
          <w:marLeft w:val="0"/>
          <w:marRight w:val="0"/>
          <w:marTop w:val="0"/>
          <w:marBottom w:val="0"/>
          <w:divBdr>
            <w:top w:val="none" w:sz="0" w:space="0" w:color="auto"/>
            <w:left w:val="none" w:sz="0" w:space="0" w:color="auto"/>
            <w:bottom w:val="none" w:sz="0" w:space="0" w:color="auto"/>
            <w:right w:val="none" w:sz="0" w:space="0" w:color="auto"/>
          </w:divBdr>
        </w:div>
        <w:div w:id="757289455">
          <w:marLeft w:val="0"/>
          <w:marRight w:val="0"/>
          <w:marTop w:val="0"/>
          <w:marBottom w:val="0"/>
          <w:divBdr>
            <w:top w:val="none" w:sz="0" w:space="0" w:color="auto"/>
            <w:left w:val="none" w:sz="0" w:space="0" w:color="auto"/>
            <w:bottom w:val="none" w:sz="0" w:space="0" w:color="auto"/>
            <w:right w:val="none" w:sz="0" w:space="0" w:color="auto"/>
          </w:divBdr>
        </w:div>
        <w:div w:id="1695304740">
          <w:marLeft w:val="0"/>
          <w:marRight w:val="0"/>
          <w:marTop w:val="0"/>
          <w:marBottom w:val="0"/>
          <w:divBdr>
            <w:top w:val="none" w:sz="0" w:space="0" w:color="auto"/>
            <w:left w:val="none" w:sz="0" w:space="0" w:color="auto"/>
            <w:bottom w:val="none" w:sz="0" w:space="0" w:color="auto"/>
            <w:right w:val="none" w:sz="0" w:space="0" w:color="auto"/>
          </w:divBdr>
        </w:div>
        <w:div w:id="284698795">
          <w:marLeft w:val="0"/>
          <w:marRight w:val="0"/>
          <w:marTop w:val="0"/>
          <w:marBottom w:val="0"/>
          <w:divBdr>
            <w:top w:val="none" w:sz="0" w:space="0" w:color="auto"/>
            <w:left w:val="none" w:sz="0" w:space="0" w:color="auto"/>
            <w:bottom w:val="none" w:sz="0" w:space="0" w:color="auto"/>
            <w:right w:val="none" w:sz="0" w:space="0" w:color="auto"/>
          </w:divBdr>
        </w:div>
        <w:div w:id="1305890896">
          <w:marLeft w:val="0"/>
          <w:marRight w:val="0"/>
          <w:marTop w:val="0"/>
          <w:marBottom w:val="0"/>
          <w:divBdr>
            <w:top w:val="none" w:sz="0" w:space="0" w:color="auto"/>
            <w:left w:val="none" w:sz="0" w:space="0" w:color="auto"/>
            <w:bottom w:val="none" w:sz="0" w:space="0" w:color="auto"/>
            <w:right w:val="none" w:sz="0" w:space="0" w:color="auto"/>
          </w:divBdr>
        </w:div>
        <w:div w:id="581375139">
          <w:marLeft w:val="0"/>
          <w:marRight w:val="0"/>
          <w:marTop w:val="0"/>
          <w:marBottom w:val="0"/>
          <w:divBdr>
            <w:top w:val="none" w:sz="0" w:space="0" w:color="auto"/>
            <w:left w:val="none" w:sz="0" w:space="0" w:color="auto"/>
            <w:bottom w:val="none" w:sz="0" w:space="0" w:color="auto"/>
            <w:right w:val="none" w:sz="0" w:space="0" w:color="auto"/>
          </w:divBdr>
        </w:div>
        <w:div w:id="834340907">
          <w:marLeft w:val="0"/>
          <w:marRight w:val="0"/>
          <w:marTop w:val="0"/>
          <w:marBottom w:val="0"/>
          <w:divBdr>
            <w:top w:val="none" w:sz="0" w:space="0" w:color="auto"/>
            <w:left w:val="none" w:sz="0" w:space="0" w:color="auto"/>
            <w:bottom w:val="none" w:sz="0" w:space="0" w:color="auto"/>
            <w:right w:val="none" w:sz="0" w:space="0" w:color="auto"/>
          </w:divBdr>
        </w:div>
        <w:div w:id="1793939699">
          <w:marLeft w:val="0"/>
          <w:marRight w:val="0"/>
          <w:marTop w:val="0"/>
          <w:marBottom w:val="0"/>
          <w:divBdr>
            <w:top w:val="none" w:sz="0" w:space="0" w:color="auto"/>
            <w:left w:val="none" w:sz="0" w:space="0" w:color="auto"/>
            <w:bottom w:val="none" w:sz="0" w:space="0" w:color="auto"/>
            <w:right w:val="none" w:sz="0" w:space="0" w:color="auto"/>
          </w:divBdr>
        </w:div>
        <w:div w:id="1996837240">
          <w:marLeft w:val="0"/>
          <w:marRight w:val="0"/>
          <w:marTop w:val="0"/>
          <w:marBottom w:val="0"/>
          <w:divBdr>
            <w:top w:val="none" w:sz="0" w:space="0" w:color="auto"/>
            <w:left w:val="none" w:sz="0" w:space="0" w:color="auto"/>
            <w:bottom w:val="none" w:sz="0" w:space="0" w:color="auto"/>
            <w:right w:val="none" w:sz="0" w:space="0" w:color="auto"/>
          </w:divBdr>
        </w:div>
        <w:div w:id="327439628">
          <w:marLeft w:val="0"/>
          <w:marRight w:val="0"/>
          <w:marTop w:val="0"/>
          <w:marBottom w:val="0"/>
          <w:divBdr>
            <w:top w:val="none" w:sz="0" w:space="0" w:color="auto"/>
            <w:left w:val="none" w:sz="0" w:space="0" w:color="auto"/>
            <w:bottom w:val="none" w:sz="0" w:space="0" w:color="auto"/>
            <w:right w:val="none" w:sz="0" w:space="0" w:color="auto"/>
          </w:divBdr>
        </w:div>
        <w:div w:id="1148523040">
          <w:marLeft w:val="0"/>
          <w:marRight w:val="0"/>
          <w:marTop w:val="0"/>
          <w:marBottom w:val="0"/>
          <w:divBdr>
            <w:top w:val="none" w:sz="0" w:space="0" w:color="auto"/>
            <w:left w:val="none" w:sz="0" w:space="0" w:color="auto"/>
            <w:bottom w:val="none" w:sz="0" w:space="0" w:color="auto"/>
            <w:right w:val="none" w:sz="0" w:space="0" w:color="auto"/>
          </w:divBdr>
        </w:div>
      </w:divsChild>
    </w:div>
    <w:div w:id="1881504250">
      <w:bodyDiv w:val="1"/>
      <w:marLeft w:val="0"/>
      <w:marRight w:val="0"/>
      <w:marTop w:val="0"/>
      <w:marBottom w:val="0"/>
      <w:divBdr>
        <w:top w:val="none" w:sz="0" w:space="0" w:color="auto"/>
        <w:left w:val="none" w:sz="0" w:space="0" w:color="auto"/>
        <w:bottom w:val="none" w:sz="0" w:space="0" w:color="auto"/>
        <w:right w:val="none" w:sz="0" w:space="0" w:color="auto"/>
      </w:divBdr>
    </w:div>
    <w:div w:id="1949115485">
      <w:bodyDiv w:val="1"/>
      <w:marLeft w:val="0"/>
      <w:marRight w:val="0"/>
      <w:marTop w:val="0"/>
      <w:marBottom w:val="0"/>
      <w:divBdr>
        <w:top w:val="none" w:sz="0" w:space="0" w:color="auto"/>
        <w:left w:val="none" w:sz="0" w:space="0" w:color="auto"/>
        <w:bottom w:val="none" w:sz="0" w:space="0" w:color="auto"/>
        <w:right w:val="none" w:sz="0" w:space="0" w:color="auto"/>
      </w:divBdr>
      <w:divsChild>
        <w:div w:id="54788292">
          <w:marLeft w:val="0"/>
          <w:marRight w:val="0"/>
          <w:marTop w:val="0"/>
          <w:marBottom w:val="0"/>
          <w:divBdr>
            <w:top w:val="none" w:sz="0" w:space="0" w:color="auto"/>
            <w:left w:val="none" w:sz="0" w:space="0" w:color="auto"/>
            <w:bottom w:val="none" w:sz="0" w:space="0" w:color="auto"/>
            <w:right w:val="none" w:sz="0" w:space="0" w:color="auto"/>
          </w:divBdr>
        </w:div>
        <w:div w:id="1492327323">
          <w:marLeft w:val="0"/>
          <w:marRight w:val="0"/>
          <w:marTop w:val="0"/>
          <w:marBottom w:val="0"/>
          <w:divBdr>
            <w:top w:val="none" w:sz="0" w:space="0" w:color="auto"/>
            <w:left w:val="none" w:sz="0" w:space="0" w:color="auto"/>
            <w:bottom w:val="none" w:sz="0" w:space="0" w:color="auto"/>
            <w:right w:val="none" w:sz="0" w:space="0" w:color="auto"/>
          </w:divBdr>
        </w:div>
        <w:div w:id="160582602">
          <w:marLeft w:val="0"/>
          <w:marRight w:val="0"/>
          <w:marTop w:val="0"/>
          <w:marBottom w:val="0"/>
          <w:divBdr>
            <w:top w:val="none" w:sz="0" w:space="0" w:color="auto"/>
            <w:left w:val="none" w:sz="0" w:space="0" w:color="auto"/>
            <w:bottom w:val="none" w:sz="0" w:space="0" w:color="auto"/>
            <w:right w:val="none" w:sz="0" w:space="0" w:color="auto"/>
          </w:divBdr>
        </w:div>
        <w:div w:id="451704539">
          <w:marLeft w:val="0"/>
          <w:marRight w:val="0"/>
          <w:marTop w:val="0"/>
          <w:marBottom w:val="0"/>
          <w:divBdr>
            <w:top w:val="none" w:sz="0" w:space="0" w:color="auto"/>
            <w:left w:val="none" w:sz="0" w:space="0" w:color="auto"/>
            <w:bottom w:val="none" w:sz="0" w:space="0" w:color="auto"/>
            <w:right w:val="none" w:sz="0" w:space="0" w:color="auto"/>
          </w:divBdr>
        </w:div>
        <w:div w:id="1392918912">
          <w:marLeft w:val="0"/>
          <w:marRight w:val="0"/>
          <w:marTop w:val="0"/>
          <w:marBottom w:val="0"/>
          <w:divBdr>
            <w:top w:val="none" w:sz="0" w:space="0" w:color="auto"/>
            <w:left w:val="none" w:sz="0" w:space="0" w:color="auto"/>
            <w:bottom w:val="none" w:sz="0" w:space="0" w:color="auto"/>
            <w:right w:val="none" w:sz="0" w:space="0" w:color="auto"/>
          </w:divBdr>
        </w:div>
        <w:div w:id="1757170390">
          <w:marLeft w:val="0"/>
          <w:marRight w:val="0"/>
          <w:marTop w:val="0"/>
          <w:marBottom w:val="0"/>
          <w:divBdr>
            <w:top w:val="none" w:sz="0" w:space="0" w:color="auto"/>
            <w:left w:val="none" w:sz="0" w:space="0" w:color="auto"/>
            <w:bottom w:val="none" w:sz="0" w:space="0" w:color="auto"/>
            <w:right w:val="none" w:sz="0" w:space="0" w:color="auto"/>
          </w:divBdr>
        </w:div>
        <w:div w:id="396242512">
          <w:marLeft w:val="0"/>
          <w:marRight w:val="0"/>
          <w:marTop w:val="0"/>
          <w:marBottom w:val="0"/>
          <w:divBdr>
            <w:top w:val="none" w:sz="0" w:space="0" w:color="auto"/>
            <w:left w:val="none" w:sz="0" w:space="0" w:color="auto"/>
            <w:bottom w:val="none" w:sz="0" w:space="0" w:color="auto"/>
            <w:right w:val="none" w:sz="0" w:space="0" w:color="auto"/>
          </w:divBdr>
        </w:div>
        <w:div w:id="1294864935">
          <w:marLeft w:val="0"/>
          <w:marRight w:val="0"/>
          <w:marTop w:val="0"/>
          <w:marBottom w:val="0"/>
          <w:divBdr>
            <w:top w:val="none" w:sz="0" w:space="0" w:color="auto"/>
            <w:left w:val="none" w:sz="0" w:space="0" w:color="auto"/>
            <w:bottom w:val="none" w:sz="0" w:space="0" w:color="auto"/>
            <w:right w:val="none" w:sz="0" w:space="0" w:color="auto"/>
          </w:divBdr>
        </w:div>
        <w:div w:id="1848784954">
          <w:marLeft w:val="0"/>
          <w:marRight w:val="0"/>
          <w:marTop w:val="0"/>
          <w:marBottom w:val="0"/>
          <w:divBdr>
            <w:top w:val="none" w:sz="0" w:space="0" w:color="auto"/>
            <w:left w:val="none" w:sz="0" w:space="0" w:color="auto"/>
            <w:bottom w:val="none" w:sz="0" w:space="0" w:color="auto"/>
            <w:right w:val="none" w:sz="0" w:space="0" w:color="auto"/>
          </w:divBdr>
        </w:div>
        <w:div w:id="812336930">
          <w:marLeft w:val="0"/>
          <w:marRight w:val="0"/>
          <w:marTop w:val="0"/>
          <w:marBottom w:val="0"/>
          <w:divBdr>
            <w:top w:val="none" w:sz="0" w:space="0" w:color="auto"/>
            <w:left w:val="none" w:sz="0" w:space="0" w:color="auto"/>
            <w:bottom w:val="none" w:sz="0" w:space="0" w:color="auto"/>
            <w:right w:val="none" w:sz="0" w:space="0" w:color="auto"/>
          </w:divBdr>
        </w:div>
        <w:div w:id="2040547744">
          <w:marLeft w:val="0"/>
          <w:marRight w:val="0"/>
          <w:marTop w:val="0"/>
          <w:marBottom w:val="0"/>
          <w:divBdr>
            <w:top w:val="none" w:sz="0" w:space="0" w:color="auto"/>
            <w:left w:val="none" w:sz="0" w:space="0" w:color="auto"/>
            <w:bottom w:val="none" w:sz="0" w:space="0" w:color="auto"/>
            <w:right w:val="none" w:sz="0" w:space="0" w:color="auto"/>
          </w:divBdr>
        </w:div>
        <w:div w:id="696855667">
          <w:marLeft w:val="0"/>
          <w:marRight w:val="0"/>
          <w:marTop w:val="0"/>
          <w:marBottom w:val="0"/>
          <w:divBdr>
            <w:top w:val="none" w:sz="0" w:space="0" w:color="auto"/>
            <w:left w:val="none" w:sz="0" w:space="0" w:color="auto"/>
            <w:bottom w:val="none" w:sz="0" w:space="0" w:color="auto"/>
            <w:right w:val="none" w:sz="0" w:space="0" w:color="auto"/>
          </w:divBdr>
        </w:div>
        <w:div w:id="1293905044">
          <w:marLeft w:val="0"/>
          <w:marRight w:val="0"/>
          <w:marTop w:val="0"/>
          <w:marBottom w:val="0"/>
          <w:divBdr>
            <w:top w:val="none" w:sz="0" w:space="0" w:color="auto"/>
            <w:left w:val="none" w:sz="0" w:space="0" w:color="auto"/>
            <w:bottom w:val="none" w:sz="0" w:space="0" w:color="auto"/>
            <w:right w:val="none" w:sz="0" w:space="0" w:color="auto"/>
          </w:divBdr>
        </w:div>
        <w:div w:id="232391631">
          <w:marLeft w:val="0"/>
          <w:marRight w:val="0"/>
          <w:marTop w:val="0"/>
          <w:marBottom w:val="0"/>
          <w:divBdr>
            <w:top w:val="none" w:sz="0" w:space="0" w:color="auto"/>
            <w:left w:val="none" w:sz="0" w:space="0" w:color="auto"/>
            <w:bottom w:val="none" w:sz="0" w:space="0" w:color="auto"/>
            <w:right w:val="none" w:sz="0" w:space="0" w:color="auto"/>
          </w:divBdr>
        </w:div>
        <w:div w:id="399714905">
          <w:marLeft w:val="0"/>
          <w:marRight w:val="0"/>
          <w:marTop w:val="0"/>
          <w:marBottom w:val="0"/>
          <w:divBdr>
            <w:top w:val="none" w:sz="0" w:space="0" w:color="auto"/>
            <w:left w:val="none" w:sz="0" w:space="0" w:color="auto"/>
            <w:bottom w:val="none" w:sz="0" w:space="0" w:color="auto"/>
            <w:right w:val="none" w:sz="0" w:space="0" w:color="auto"/>
          </w:divBdr>
        </w:div>
        <w:div w:id="473572555">
          <w:marLeft w:val="0"/>
          <w:marRight w:val="0"/>
          <w:marTop w:val="0"/>
          <w:marBottom w:val="0"/>
          <w:divBdr>
            <w:top w:val="none" w:sz="0" w:space="0" w:color="auto"/>
            <w:left w:val="none" w:sz="0" w:space="0" w:color="auto"/>
            <w:bottom w:val="none" w:sz="0" w:space="0" w:color="auto"/>
            <w:right w:val="none" w:sz="0" w:space="0" w:color="auto"/>
          </w:divBdr>
        </w:div>
        <w:div w:id="564297335">
          <w:marLeft w:val="0"/>
          <w:marRight w:val="0"/>
          <w:marTop w:val="0"/>
          <w:marBottom w:val="0"/>
          <w:divBdr>
            <w:top w:val="none" w:sz="0" w:space="0" w:color="auto"/>
            <w:left w:val="none" w:sz="0" w:space="0" w:color="auto"/>
            <w:bottom w:val="none" w:sz="0" w:space="0" w:color="auto"/>
            <w:right w:val="none" w:sz="0" w:space="0" w:color="auto"/>
          </w:divBdr>
        </w:div>
        <w:div w:id="1120489767">
          <w:marLeft w:val="0"/>
          <w:marRight w:val="0"/>
          <w:marTop w:val="0"/>
          <w:marBottom w:val="0"/>
          <w:divBdr>
            <w:top w:val="none" w:sz="0" w:space="0" w:color="auto"/>
            <w:left w:val="none" w:sz="0" w:space="0" w:color="auto"/>
            <w:bottom w:val="none" w:sz="0" w:space="0" w:color="auto"/>
            <w:right w:val="none" w:sz="0" w:space="0" w:color="auto"/>
          </w:divBdr>
        </w:div>
        <w:div w:id="1465199515">
          <w:marLeft w:val="0"/>
          <w:marRight w:val="0"/>
          <w:marTop w:val="0"/>
          <w:marBottom w:val="0"/>
          <w:divBdr>
            <w:top w:val="none" w:sz="0" w:space="0" w:color="auto"/>
            <w:left w:val="none" w:sz="0" w:space="0" w:color="auto"/>
            <w:bottom w:val="none" w:sz="0" w:space="0" w:color="auto"/>
            <w:right w:val="none" w:sz="0" w:space="0" w:color="auto"/>
          </w:divBdr>
        </w:div>
        <w:div w:id="1841003264">
          <w:marLeft w:val="0"/>
          <w:marRight w:val="0"/>
          <w:marTop w:val="0"/>
          <w:marBottom w:val="0"/>
          <w:divBdr>
            <w:top w:val="none" w:sz="0" w:space="0" w:color="auto"/>
            <w:left w:val="none" w:sz="0" w:space="0" w:color="auto"/>
            <w:bottom w:val="none" w:sz="0" w:space="0" w:color="auto"/>
            <w:right w:val="none" w:sz="0" w:space="0" w:color="auto"/>
          </w:divBdr>
        </w:div>
        <w:div w:id="1613512504">
          <w:marLeft w:val="0"/>
          <w:marRight w:val="0"/>
          <w:marTop w:val="0"/>
          <w:marBottom w:val="0"/>
          <w:divBdr>
            <w:top w:val="none" w:sz="0" w:space="0" w:color="auto"/>
            <w:left w:val="none" w:sz="0" w:space="0" w:color="auto"/>
            <w:bottom w:val="none" w:sz="0" w:space="0" w:color="auto"/>
            <w:right w:val="none" w:sz="0" w:space="0" w:color="auto"/>
          </w:divBdr>
        </w:div>
        <w:div w:id="1530949473">
          <w:marLeft w:val="0"/>
          <w:marRight w:val="0"/>
          <w:marTop w:val="0"/>
          <w:marBottom w:val="0"/>
          <w:divBdr>
            <w:top w:val="none" w:sz="0" w:space="0" w:color="auto"/>
            <w:left w:val="none" w:sz="0" w:space="0" w:color="auto"/>
            <w:bottom w:val="none" w:sz="0" w:space="0" w:color="auto"/>
            <w:right w:val="none" w:sz="0" w:space="0" w:color="auto"/>
          </w:divBdr>
        </w:div>
        <w:div w:id="2007858333">
          <w:marLeft w:val="0"/>
          <w:marRight w:val="0"/>
          <w:marTop w:val="0"/>
          <w:marBottom w:val="0"/>
          <w:divBdr>
            <w:top w:val="none" w:sz="0" w:space="0" w:color="auto"/>
            <w:left w:val="none" w:sz="0" w:space="0" w:color="auto"/>
            <w:bottom w:val="none" w:sz="0" w:space="0" w:color="auto"/>
            <w:right w:val="none" w:sz="0" w:space="0" w:color="auto"/>
          </w:divBdr>
        </w:div>
        <w:div w:id="1106341405">
          <w:marLeft w:val="0"/>
          <w:marRight w:val="0"/>
          <w:marTop w:val="0"/>
          <w:marBottom w:val="0"/>
          <w:divBdr>
            <w:top w:val="none" w:sz="0" w:space="0" w:color="auto"/>
            <w:left w:val="none" w:sz="0" w:space="0" w:color="auto"/>
            <w:bottom w:val="none" w:sz="0" w:space="0" w:color="auto"/>
            <w:right w:val="none" w:sz="0" w:space="0" w:color="auto"/>
          </w:divBdr>
        </w:div>
      </w:divsChild>
    </w:div>
    <w:div w:id="1957249883">
      <w:bodyDiv w:val="1"/>
      <w:marLeft w:val="0"/>
      <w:marRight w:val="0"/>
      <w:marTop w:val="0"/>
      <w:marBottom w:val="0"/>
      <w:divBdr>
        <w:top w:val="none" w:sz="0" w:space="0" w:color="auto"/>
        <w:left w:val="none" w:sz="0" w:space="0" w:color="auto"/>
        <w:bottom w:val="none" w:sz="0" w:space="0" w:color="auto"/>
        <w:right w:val="none" w:sz="0" w:space="0" w:color="auto"/>
      </w:divBdr>
      <w:divsChild>
        <w:div w:id="1437797652">
          <w:marLeft w:val="0"/>
          <w:marRight w:val="0"/>
          <w:marTop w:val="0"/>
          <w:marBottom w:val="0"/>
          <w:divBdr>
            <w:top w:val="none" w:sz="0" w:space="0" w:color="auto"/>
            <w:left w:val="none" w:sz="0" w:space="0" w:color="auto"/>
            <w:bottom w:val="none" w:sz="0" w:space="0" w:color="auto"/>
            <w:right w:val="none" w:sz="0" w:space="0" w:color="auto"/>
          </w:divBdr>
        </w:div>
        <w:div w:id="1156996298">
          <w:marLeft w:val="0"/>
          <w:marRight w:val="0"/>
          <w:marTop w:val="0"/>
          <w:marBottom w:val="0"/>
          <w:divBdr>
            <w:top w:val="none" w:sz="0" w:space="0" w:color="auto"/>
            <w:left w:val="none" w:sz="0" w:space="0" w:color="auto"/>
            <w:bottom w:val="none" w:sz="0" w:space="0" w:color="auto"/>
            <w:right w:val="none" w:sz="0" w:space="0" w:color="auto"/>
          </w:divBdr>
        </w:div>
        <w:div w:id="1343048655">
          <w:marLeft w:val="0"/>
          <w:marRight w:val="0"/>
          <w:marTop w:val="0"/>
          <w:marBottom w:val="0"/>
          <w:divBdr>
            <w:top w:val="none" w:sz="0" w:space="0" w:color="auto"/>
            <w:left w:val="none" w:sz="0" w:space="0" w:color="auto"/>
            <w:bottom w:val="none" w:sz="0" w:space="0" w:color="auto"/>
            <w:right w:val="none" w:sz="0" w:space="0" w:color="auto"/>
          </w:divBdr>
        </w:div>
        <w:div w:id="1369600077">
          <w:marLeft w:val="0"/>
          <w:marRight w:val="0"/>
          <w:marTop w:val="0"/>
          <w:marBottom w:val="0"/>
          <w:divBdr>
            <w:top w:val="none" w:sz="0" w:space="0" w:color="auto"/>
            <w:left w:val="none" w:sz="0" w:space="0" w:color="auto"/>
            <w:bottom w:val="none" w:sz="0" w:space="0" w:color="auto"/>
            <w:right w:val="none" w:sz="0" w:space="0" w:color="auto"/>
          </w:divBdr>
        </w:div>
        <w:div w:id="1461730184">
          <w:marLeft w:val="0"/>
          <w:marRight w:val="0"/>
          <w:marTop w:val="0"/>
          <w:marBottom w:val="0"/>
          <w:divBdr>
            <w:top w:val="none" w:sz="0" w:space="0" w:color="auto"/>
            <w:left w:val="none" w:sz="0" w:space="0" w:color="auto"/>
            <w:bottom w:val="none" w:sz="0" w:space="0" w:color="auto"/>
            <w:right w:val="none" w:sz="0" w:space="0" w:color="auto"/>
          </w:divBdr>
        </w:div>
        <w:div w:id="1995449641">
          <w:marLeft w:val="0"/>
          <w:marRight w:val="0"/>
          <w:marTop w:val="0"/>
          <w:marBottom w:val="0"/>
          <w:divBdr>
            <w:top w:val="none" w:sz="0" w:space="0" w:color="auto"/>
            <w:left w:val="none" w:sz="0" w:space="0" w:color="auto"/>
            <w:bottom w:val="none" w:sz="0" w:space="0" w:color="auto"/>
            <w:right w:val="none" w:sz="0" w:space="0" w:color="auto"/>
          </w:divBdr>
        </w:div>
        <w:div w:id="921916805">
          <w:marLeft w:val="0"/>
          <w:marRight w:val="0"/>
          <w:marTop w:val="0"/>
          <w:marBottom w:val="0"/>
          <w:divBdr>
            <w:top w:val="none" w:sz="0" w:space="0" w:color="auto"/>
            <w:left w:val="none" w:sz="0" w:space="0" w:color="auto"/>
            <w:bottom w:val="none" w:sz="0" w:space="0" w:color="auto"/>
            <w:right w:val="none" w:sz="0" w:space="0" w:color="auto"/>
          </w:divBdr>
        </w:div>
        <w:div w:id="1623539255">
          <w:marLeft w:val="0"/>
          <w:marRight w:val="0"/>
          <w:marTop w:val="0"/>
          <w:marBottom w:val="0"/>
          <w:divBdr>
            <w:top w:val="none" w:sz="0" w:space="0" w:color="auto"/>
            <w:left w:val="none" w:sz="0" w:space="0" w:color="auto"/>
            <w:bottom w:val="none" w:sz="0" w:space="0" w:color="auto"/>
            <w:right w:val="none" w:sz="0" w:space="0" w:color="auto"/>
          </w:divBdr>
        </w:div>
        <w:div w:id="1344698168">
          <w:marLeft w:val="0"/>
          <w:marRight w:val="0"/>
          <w:marTop w:val="0"/>
          <w:marBottom w:val="0"/>
          <w:divBdr>
            <w:top w:val="none" w:sz="0" w:space="0" w:color="auto"/>
            <w:left w:val="none" w:sz="0" w:space="0" w:color="auto"/>
            <w:bottom w:val="none" w:sz="0" w:space="0" w:color="auto"/>
            <w:right w:val="none" w:sz="0" w:space="0" w:color="auto"/>
          </w:divBdr>
        </w:div>
        <w:div w:id="1120566200">
          <w:marLeft w:val="0"/>
          <w:marRight w:val="0"/>
          <w:marTop w:val="0"/>
          <w:marBottom w:val="0"/>
          <w:divBdr>
            <w:top w:val="none" w:sz="0" w:space="0" w:color="auto"/>
            <w:left w:val="none" w:sz="0" w:space="0" w:color="auto"/>
            <w:bottom w:val="none" w:sz="0" w:space="0" w:color="auto"/>
            <w:right w:val="none" w:sz="0" w:space="0" w:color="auto"/>
          </w:divBdr>
        </w:div>
        <w:div w:id="1849101686">
          <w:marLeft w:val="0"/>
          <w:marRight w:val="0"/>
          <w:marTop w:val="0"/>
          <w:marBottom w:val="0"/>
          <w:divBdr>
            <w:top w:val="none" w:sz="0" w:space="0" w:color="auto"/>
            <w:left w:val="none" w:sz="0" w:space="0" w:color="auto"/>
            <w:bottom w:val="none" w:sz="0" w:space="0" w:color="auto"/>
            <w:right w:val="none" w:sz="0" w:space="0" w:color="auto"/>
          </w:divBdr>
        </w:div>
        <w:div w:id="1788696537">
          <w:marLeft w:val="0"/>
          <w:marRight w:val="0"/>
          <w:marTop w:val="0"/>
          <w:marBottom w:val="0"/>
          <w:divBdr>
            <w:top w:val="none" w:sz="0" w:space="0" w:color="auto"/>
            <w:left w:val="none" w:sz="0" w:space="0" w:color="auto"/>
            <w:bottom w:val="none" w:sz="0" w:space="0" w:color="auto"/>
            <w:right w:val="none" w:sz="0" w:space="0" w:color="auto"/>
          </w:divBdr>
        </w:div>
        <w:div w:id="1262570230">
          <w:marLeft w:val="0"/>
          <w:marRight w:val="0"/>
          <w:marTop w:val="0"/>
          <w:marBottom w:val="0"/>
          <w:divBdr>
            <w:top w:val="none" w:sz="0" w:space="0" w:color="auto"/>
            <w:left w:val="none" w:sz="0" w:space="0" w:color="auto"/>
            <w:bottom w:val="none" w:sz="0" w:space="0" w:color="auto"/>
            <w:right w:val="none" w:sz="0" w:space="0" w:color="auto"/>
          </w:divBdr>
        </w:div>
        <w:div w:id="1779835663">
          <w:marLeft w:val="0"/>
          <w:marRight w:val="0"/>
          <w:marTop w:val="0"/>
          <w:marBottom w:val="0"/>
          <w:divBdr>
            <w:top w:val="none" w:sz="0" w:space="0" w:color="auto"/>
            <w:left w:val="none" w:sz="0" w:space="0" w:color="auto"/>
            <w:bottom w:val="none" w:sz="0" w:space="0" w:color="auto"/>
            <w:right w:val="none" w:sz="0" w:space="0" w:color="auto"/>
          </w:divBdr>
        </w:div>
        <w:div w:id="2142140880">
          <w:marLeft w:val="0"/>
          <w:marRight w:val="0"/>
          <w:marTop w:val="0"/>
          <w:marBottom w:val="0"/>
          <w:divBdr>
            <w:top w:val="none" w:sz="0" w:space="0" w:color="auto"/>
            <w:left w:val="none" w:sz="0" w:space="0" w:color="auto"/>
            <w:bottom w:val="none" w:sz="0" w:space="0" w:color="auto"/>
            <w:right w:val="none" w:sz="0" w:space="0" w:color="auto"/>
          </w:divBdr>
        </w:div>
        <w:div w:id="1018849380">
          <w:marLeft w:val="0"/>
          <w:marRight w:val="0"/>
          <w:marTop w:val="0"/>
          <w:marBottom w:val="0"/>
          <w:divBdr>
            <w:top w:val="none" w:sz="0" w:space="0" w:color="auto"/>
            <w:left w:val="none" w:sz="0" w:space="0" w:color="auto"/>
            <w:bottom w:val="none" w:sz="0" w:space="0" w:color="auto"/>
            <w:right w:val="none" w:sz="0" w:space="0" w:color="auto"/>
          </w:divBdr>
        </w:div>
        <w:div w:id="1719283037">
          <w:marLeft w:val="0"/>
          <w:marRight w:val="0"/>
          <w:marTop w:val="0"/>
          <w:marBottom w:val="0"/>
          <w:divBdr>
            <w:top w:val="none" w:sz="0" w:space="0" w:color="auto"/>
            <w:left w:val="none" w:sz="0" w:space="0" w:color="auto"/>
            <w:bottom w:val="none" w:sz="0" w:space="0" w:color="auto"/>
            <w:right w:val="none" w:sz="0" w:space="0" w:color="auto"/>
          </w:divBdr>
        </w:div>
        <w:div w:id="1613974845">
          <w:marLeft w:val="0"/>
          <w:marRight w:val="0"/>
          <w:marTop w:val="0"/>
          <w:marBottom w:val="0"/>
          <w:divBdr>
            <w:top w:val="none" w:sz="0" w:space="0" w:color="auto"/>
            <w:left w:val="none" w:sz="0" w:space="0" w:color="auto"/>
            <w:bottom w:val="none" w:sz="0" w:space="0" w:color="auto"/>
            <w:right w:val="none" w:sz="0" w:space="0" w:color="auto"/>
          </w:divBdr>
        </w:div>
        <w:div w:id="1158765004">
          <w:marLeft w:val="0"/>
          <w:marRight w:val="0"/>
          <w:marTop w:val="0"/>
          <w:marBottom w:val="0"/>
          <w:divBdr>
            <w:top w:val="none" w:sz="0" w:space="0" w:color="auto"/>
            <w:left w:val="none" w:sz="0" w:space="0" w:color="auto"/>
            <w:bottom w:val="none" w:sz="0" w:space="0" w:color="auto"/>
            <w:right w:val="none" w:sz="0" w:space="0" w:color="auto"/>
          </w:divBdr>
        </w:div>
        <w:div w:id="343166485">
          <w:marLeft w:val="0"/>
          <w:marRight w:val="0"/>
          <w:marTop w:val="0"/>
          <w:marBottom w:val="0"/>
          <w:divBdr>
            <w:top w:val="none" w:sz="0" w:space="0" w:color="auto"/>
            <w:left w:val="none" w:sz="0" w:space="0" w:color="auto"/>
            <w:bottom w:val="none" w:sz="0" w:space="0" w:color="auto"/>
            <w:right w:val="none" w:sz="0" w:space="0" w:color="auto"/>
          </w:divBdr>
        </w:div>
        <w:div w:id="748432176">
          <w:marLeft w:val="0"/>
          <w:marRight w:val="0"/>
          <w:marTop w:val="0"/>
          <w:marBottom w:val="0"/>
          <w:divBdr>
            <w:top w:val="none" w:sz="0" w:space="0" w:color="auto"/>
            <w:left w:val="none" w:sz="0" w:space="0" w:color="auto"/>
            <w:bottom w:val="none" w:sz="0" w:space="0" w:color="auto"/>
            <w:right w:val="none" w:sz="0" w:space="0" w:color="auto"/>
          </w:divBdr>
        </w:div>
        <w:div w:id="1600409805">
          <w:marLeft w:val="0"/>
          <w:marRight w:val="0"/>
          <w:marTop w:val="0"/>
          <w:marBottom w:val="0"/>
          <w:divBdr>
            <w:top w:val="none" w:sz="0" w:space="0" w:color="auto"/>
            <w:left w:val="none" w:sz="0" w:space="0" w:color="auto"/>
            <w:bottom w:val="none" w:sz="0" w:space="0" w:color="auto"/>
            <w:right w:val="none" w:sz="0" w:space="0" w:color="auto"/>
          </w:divBdr>
        </w:div>
      </w:divsChild>
    </w:div>
    <w:div w:id="2027977601">
      <w:bodyDiv w:val="1"/>
      <w:marLeft w:val="0"/>
      <w:marRight w:val="0"/>
      <w:marTop w:val="0"/>
      <w:marBottom w:val="0"/>
      <w:divBdr>
        <w:top w:val="none" w:sz="0" w:space="0" w:color="auto"/>
        <w:left w:val="none" w:sz="0" w:space="0" w:color="auto"/>
        <w:bottom w:val="none" w:sz="0" w:space="0" w:color="auto"/>
        <w:right w:val="none" w:sz="0" w:space="0" w:color="auto"/>
      </w:divBdr>
      <w:divsChild>
        <w:div w:id="1051074792">
          <w:marLeft w:val="0"/>
          <w:marRight w:val="0"/>
          <w:marTop w:val="0"/>
          <w:marBottom w:val="0"/>
          <w:divBdr>
            <w:top w:val="none" w:sz="0" w:space="0" w:color="auto"/>
            <w:left w:val="none" w:sz="0" w:space="0" w:color="auto"/>
            <w:bottom w:val="none" w:sz="0" w:space="0" w:color="auto"/>
            <w:right w:val="none" w:sz="0" w:space="0" w:color="auto"/>
          </w:divBdr>
        </w:div>
        <w:div w:id="30888483">
          <w:marLeft w:val="0"/>
          <w:marRight w:val="0"/>
          <w:marTop w:val="0"/>
          <w:marBottom w:val="0"/>
          <w:divBdr>
            <w:top w:val="none" w:sz="0" w:space="0" w:color="auto"/>
            <w:left w:val="none" w:sz="0" w:space="0" w:color="auto"/>
            <w:bottom w:val="none" w:sz="0" w:space="0" w:color="auto"/>
            <w:right w:val="none" w:sz="0" w:space="0" w:color="auto"/>
          </w:divBdr>
        </w:div>
        <w:div w:id="516426035">
          <w:marLeft w:val="0"/>
          <w:marRight w:val="0"/>
          <w:marTop w:val="0"/>
          <w:marBottom w:val="0"/>
          <w:divBdr>
            <w:top w:val="none" w:sz="0" w:space="0" w:color="auto"/>
            <w:left w:val="none" w:sz="0" w:space="0" w:color="auto"/>
            <w:bottom w:val="none" w:sz="0" w:space="0" w:color="auto"/>
            <w:right w:val="none" w:sz="0" w:space="0" w:color="auto"/>
          </w:divBdr>
        </w:div>
        <w:div w:id="77292492">
          <w:marLeft w:val="0"/>
          <w:marRight w:val="0"/>
          <w:marTop w:val="0"/>
          <w:marBottom w:val="0"/>
          <w:divBdr>
            <w:top w:val="none" w:sz="0" w:space="0" w:color="auto"/>
            <w:left w:val="none" w:sz="0" w:space="0" w:color="auto"/>
            <w:bottom w:val="none" w:sz="0" w:space="0" w:color="auto"/>
            <w:right w:val="none" w:sz="0" w:space="0" w:color="auto"/>
          </w:divBdr>
        </w:div>
        <w:div w:id="504631948">
          <w:marLeft w:val="0"/>
          <w:marRight w:val="0"/>
          <w:marTop w:val="0"/>
          <w:marBottom w:val="0"/>
          <w:divBdr>
            <w:top w:val="none" w:sz="0" w:space="0" w:color="auto"/>
            <w:left w:val="none" w:sz="0" w:space="0" w:color="auto"/>
            <w:bottom w:val="none" w:sz="0" w:space="0" w:color="auto"/>
            <w:right w:val="none" w:sz="0" w:space="0" w:color="auto"/>
          </w:divBdr>
        </w:div>
        <w:div w:id="160464599">
          <w:marLeft w:val="0"/>
          <w:marRight w:val="0"/>
          <w:marTop w:val="0"/>
          <w:marBottom w:val="0"/>
          <w:divBdr>
            <w:top w:val="none" w:sz="0" w:space="0" w:color="auto"/>
            <w:left w:val="none" w:sz="0" w:space="0" w:color="auto"/>
            <w:bottom w:val="none" w:sz="0" w:space="0" w:color="auto"/>
            <w:right w:val="none" w:sz="0" w:space="0" w:color="auto"/>
          </w:divBdr>
        </w:div>
        <w:div w:id="782848152">
          <w:marLeft w:val="0"/>
          <w:marRight w:val="0"/>
          <w:marTop w:val="0"/>
          <w:marBottom w:val="0"/>
          <w:divBdr>
            <w:top w:val="none" w:sz="0" w:space="0" w:color="auto"/>
            <w:left w:val="none" w:sz="0" w:space="0" w:color="auto"/>
            <w:bottom w:val="none" w:sz="0" w:space="0" w:color="auto"/>
            <w:right w:val="none" w:sz="0" w:space="0" w:color="auto"/>
          </w:divBdr>
        </w:div>
        <w:div w:id="1770808173">
          <w:marLeft w:val="0"/>
          <w:marRight w:val="0"/>
          <w:marTop w:val="0"/>
          <w:marBottom w:val="0"/>
          <w:divBdr>
            <w:top w:val="none" w:sz="0" w:space="0" w:color="auto"/>
            <w:left w:val="none" w:sz="0" w:space="0" w:color="auto"/>
            <w:bottom w:val="none" w:sz="0" w:space="0" w:color="auto"/>
            <w:right w:val="none" w:sz="0" w:space="0" w:color="auto"/>
          </w:divBdr>
        </w:div>
        <w:div w:id="1618290323">
          <w:marLeft w:val="0"/>
          <w:marRight w:val="0"/>
          <w:marTop w:val="0"/>
          <w:marBottom w:val="0"/>
          <w:divBdr>
            <w:top w:val="none" w:sz="0" w:space="0" w:color="auto"/>
            <w:left w:val="none" w:sz="0" w:space="0" w:color="auto"/>
            <w:bottom w:val="none" w:sz="0" w:space="0" w:color="auto"/>
            <w:right w:val="none" w:sz="0" w:space="0" w:color="auto"/>
          </w:divBdr>
        </w:div>
      </w:divsChild>
    </w:div>
    <w:div w:id="2041273709">
      <w:bodyDiv w:val="1"/>
      <w:marLeft w:val="0"/>
      <w:marRight w:val="0"/>
      <w:marTop w:val="0"/>
      <w:marBottom w:val="0"/>
      <w:divBdr>
        <w:top w:val="none" w:sz="0" w:space="0" w:color="auto"/>
        <w:left w:val="none" w:sz="0" w:space="0" w:color="auto"/>
        <w:bottom w:val="none" w:sz="0" w:space="0" w:color="auto"/>
        <w:right w:val="none" w:sz="0" w:space="0" w:color="auto"/>
      </w:divBdr>
      <w:divsChild>
        <w:div w:id="1543516705">
          <w:marLeft w:val="0"/>
          <w:marRight w:val="0"/>
          <w:marTop w:val="0"/>
          <w:marBottom w:val="0"/>
          <w:divBdr>
            <w:top w:val="none" w:sz="0" w:space="0" w:color="auto"/>
            <w:left w:val="none" w:sz="0" w:space="0" w:color="auto"/>
            <w:bottom w:val="none" w:sz="0" w:space="0" w:color="auto"/>
            <w:right w:val="none" w:sz="0" w:space="0" w:color="auto"/>
          </w:divBdr>
        </w:div>
        <w:div w:id="815608748">
          <w:marLeft w:val="0"/>
          <w:marRight w:val="0"/>
          <w:marTop w:val="0"/>
          <w:marBottom w:val="0"/>
          <w:divBdr>
            <w:top w:val="none" w:sz="0" w:space="0" w:color="auto"/>
            <w:left w:val="none" w:sz="0" w:space="0" w:color="auto"/>
            <w:bottom w:val="none" w:sz="0" w:space="0" w:color="auto"/>
            <w:right w:val="none" w:sz="0" w:space="0" w:color="auto"/>
          </w:divBdr>
        </w:div>
        <w:div w:id="1907641178">
          <w:marLeft w:val="0"/>
          <w:marRight w:val="0"/>
          <w:marTop w:val="0"/>
          <w:marBottom w:val="0"/>
          <w:divBdr>
            <w:top w:val="none" w:sz="0" w:space="0" w:color="auto"/>
            <w:left w:val="none" w:sz="0" w:space="0" w:color="auto"/>
            <w:bottom w:val="none" w:sz="0" w:space="0" w:color="auto"/>
            <w:right w:val="none" w:sz="0" w:space="0" w:color="auto"/>
          </w:divBdr>
        </w:div>
        <w:div w:id="1739283404">
          <w:marLeft w:val="0"/>
          <w:marRight w:val="0"/>
          <w:marTop w:val="0"/>
          <w:marBottom w:val="0"/>
          <w:divBdr>
            <w:top w:val="none" w:sz="0" w:space="0" w:color="auto"/>
            <w:left w:val="none" w:sz="0" w:space="0" w:color="auto"/>
            <w:bottom w:val="none" w:sz="0" w:space="0" w:color="auto"/>
            <w:right w:val="none" w:sz="0" w:space="0" w:color="auto"/>
          </w:divBdr>
        </w:div>
        <w:div w:id="1291476606">
          <w:marLeft w:val="0"/>
          <w:marRight w:val="0"/>
          <w:marTop w:val="0"/>
          <w:marBottom w:val="0"/>
          <w:divBdr>
            <w:top w:val="none" w:sz="0" w:space="0" w:color="auto"/>
            <w:left w:val="none" w:sz="0" w:space="0" w:color="auto"/>
            <w:bottom w:val="none" w:sz="0" w:space="0" w:color="auto"/>
            <w:right w:val="none" w:sz="0" w:space="0" w:color="auto"/>
          </w:divBdr>
        </w:div>
        <w:div w:id="594245527">
          <w:marLeft w:val="0"/>
          <w:marRight w:val="0"/>
          <w:marTop w:val="0"/>
          <w:marBottom w:val="0"/>
          <w:divBdr>
            <w:top w:val="none" w:sz="0" w:space="0" w:color="auto"/>
            <w:left w:val="none" w:sz="0" w:space="0" w:color="auto"/>
            <w:bottom w:val="none" w:sz="0" w:space="0" w:color="auto"/>
            <w:right w:val="none" w:sz="0" w:space="0" w:color="auto"/>
          </w:divBdr>
        </w:div>
        <w:div w:id="311910228">
          <w:marLeft w:val="0"/>
          <w:marRight w:val="0"/>
          <w:marTop w:val="0"/>
          <w:marBottom w:val="0"/>
          <w:divBdr>
            <w:top w:val="none" w:sz="0" w:space="0" w:color="auto"/>
            <w:left w:val="none" w:sz="0" w:space="0" w:color="auto"/>
            <w:bottom w:val="none" w:sz="0" w:space="0" w:color="auto"/>
            <w:right w:val="none" w:sz="0" w:space="0" w:color="auto"/>
          </w:divBdr>
        </w:div>
        <w:div w:id="779302765">
          <w:marLeft w:val="0"/>
          <w:marRight w:val="0"/>
          <w:marTop w:val="0"/>
          <w:marBottom w:val="0"/>
          <w:divBdr>
            <w:top w:val="none" w:sz="0" w:space="0" w:color="auto"/>
            <w:left w:val="none" w:sz="0" w:space="0" w:color="auto"/>
            <w:bottom w:val="none" w:sz="0" w:space="0" w:color="auto"/>
            <w:right w:val="none" w:sz="0" w:space="0" w:color="auto"/>
          </w:divBdr>
        </w:div>
        <w:div w:id="1954046082">
          <w:marLeft w:val="0"/>
          <w:marRight w:val="0"/>
          <w:marTop w:val="0"/>
          <w:marBottom w:val="0"/>
          <w:divBdr>
            <w:top w:val="none" w:sz="0" w:space="0" w:color="auto"/>
            <w:left w:val="none" w:sz="0" w:space="0" w:color="auto"/>
            <w:bottom w:val="none" w:sz="0" w:space="0" w:color="auto"/>
            <w:right w:val="none" w:sz="0" w:space="0" w:color="auto"/>
          </w:divBdr>
        </w:div>
        <w:div w:id="1975939267">
          <w:marLeft w:val="0"/>
          <w:marRight w:val="0"/>
          <w:marTop w:val="0"/>
          <w:marBottom w:val="0"/>
          <w:divBdr>
            <w:top w:val="none" w:sz="0" w:space="0" w:color="auto"/>
            <w:left w:val="none" w:sz="0" w:space="0" w:color="auto"/>
            <w:bottom w:val="none" w:sz="0" w:space="0" w:color="auto"/>
            <w:right w:val="none" w:sz="0" w:space="0" w:color="auto"/>
          </w:divBdr>
        </w:div>
        <w:div w:id="342905355">
          <w:marLeft w:val="0"/>
          <w:marRight w:val="0"/>
          <w:marTop w:val="0"/>
          <w:marBottom w:val="0"/>
          <w:divBdr>
            <w:top w:val="none" w:sz="0" w:space="0" w:color="auto"/>
            <w:left w:val="none" w:sz="0" w:space="0" w:color="auto"/>
            <w:bottom w:val="none" w:sz="0" w:space="0" w:color="auto"/>
            <w:right w:val="none" w:sz="0" w:space="0" w:color="auto"/>
          </w:divBdr>
        </w:div>
        <w:div w:id="116948323">
          <w:marLeft w:val="0"/>
          <w:marRight w:val="0"/>
          <w:marTop w:val="0"/>
          <w:marBottom w:val="0"/>
          <w:divBdr>
            <w:top w:val="none" w:sz="0" w:space="0" w:color="auto"/>
            <w:left w:val="none" w:sz="0" w:space="0" w:color="auto"/>
            <w:bottom w:val="none" w:sz="0" w:space="0" w:color="auto"/>
            <w:right w:val="none" w:sz="0" w:space="0" w:color="auto"/>
          </w:divBdr>
        </w:div>
        <w:div w:id="1971013340">
          <w:marLeft w:val="0"/>
          <w:marRight w:val="0"/>
          <w:marTop w:val="0"/>
          <w:marBottom w:val="0"/>
          <w:divBdr>
            <w:top w:val="none" w:sz="0" w:space="0" w:color="auto"/>
            <w:left w:val="none" w:sz="0" w:space="0" w:color="auto"/>
            <w:bottom w:val="none" w:sz="0" w:space="0" w:color="auto"/>
            <w:right w:val="none" w:sz="0" w:space="0" w:color="auto"/>
          </w:divBdr>
        </w:div>
        <w:div w:id="2041280995">
          <w:marLeft w:val="0"/>
          <w:marRight w:val="0"/>
          <w:marTop w:val="0"/>
          <w:marBottom w:val="0"/>
          <w:divBdr>
            <w:top w:val="none" w:sz="0" w:space="0" w:color="auto"/>
            <w:left w:val="none" w:sz="0" w:space="0" w:color="auto"/>
            <w:bottom w:val="none" w:sz="0" w:space="0" w:color="auto"/>
            <w:right w:val="none" w:sz="0" w:space="0" w:color="auto"/>
          </w:divBdr>
        </w:div>
        <w:div w:id="928201848">
          <w:marLeft w:val="0"/>
          <w:marRight w:val="0"/>
          <w:marTop w:val="0"/>
          <w:marBottom w:val="0"/>
          <w:divBdr>
            <w:top w:val="none" w:sz="0" w:space="0" w:color="auto"/>
            <w:left w:val="none" w:sz="0" w:space="0" w:color="auto"/>
            <w:bottom w:val="none" w:sz="0" w:space="0" w:color="auto"/>
            <w:right w:val="none" w:sz="0" w:space="0" w:color="auto"/>
          </w:divBdr>
        </w:div>
        <w:div w:id="1865633004">
          <w:marLeft w:val="0"/>
          <w:marRight w:val="0"/>
          <w:marTop w:val="0"/>
          <w:marBottom w:val="0"/>
          <w:divBdr>
            <w:top w:val="none" w:sz="0" w:space="0" w:color="auto"/>
            <w:left w:val="none" w:sz="0" w:space="0" w:color="auto"/>
            <w:bottom w:val="none" w:sz="0" w:space="0" w:color="auto"/>
            <w:right w:val="none" w:sz="0" w:space="0" w:color="auto"/>
          </w:divBdr>
        </w:div>
        <w:div w:id="518618274">
          <w:marLeft w:val="0"/>
          <w:marRight w:val="0"/>
          <w:marTop w:val="0"/>
          <w:marBottom w:val="0"/>
          <w:divBdr>
            <w:top w:val="none" w:sz="0" w:space="0" w:color="auto"/>
            <w:left w:val="none" w:sz="0" w:space="0" w:color="auto"/>
            <w:bottom w:val="none" w:sz="0" w:space="0" w:color="auto"/>
            <w:right w:val="none" w:sz="0" w:space="0" w:color="auto"/>
          </w:divBdr>
        </w:div>
        <w:div w:id="2050370491">
          <w:marLeft w:val="0"/>
          <w:marRight w:val="0"/>
          <w:marTop w:val="0"/>
          <w:marBottom w:val="0"/>
          <w:divBdr>
            <w:top w:val="none" w:sz="0" w:space="0" w:color="auto"/>
            <w:left w:val="none" w:sz="0" w:space="0" w:color="auto"/>
            <w:bottom w:val="none" w:sz="0" w:space="0" w:color="auto"/>
            <w:right w:val="none" w:sz="0" w:space="0" w:color="auto"/>
          </w:divBdr>
        </w:div>
        <w:div w:id="1230767562">
          <w:marLeft w:val="0"/>
          <w:marRight w:val="0"/>
          <w:marTop w:val="0"/>
          <w:marBottom w:val="0"/>
          <w:divBdr>
            <w:top w:val="none" w:sz="0" w:space="0" w:color="auto"/>
            <w:left w:val="none" w:sz="0" w:space="0" w:color="auto"/>
            <w:bottom w:val="none" w:sz="0" w:space="0" w:color="auto"/>
            <w:right w:val="none" w:sz="0" w:space="0" w:color="auto"/>
          </w:divBdr>
        </w:div>
        <w:div w:id="797258436">
          <w:marLeft w:val="0"/>
          <w:marRight w:val="0"/>
          <w:marTop w:val="0"/>
          <w:marBottom w:val="0"/>
          <w:divBdr>
            <w:top w:val="none" w:sz="0" w:space="0" w:color="auto"/>
            <w:left w:val="none" w:sz="0" w:space="0" w:color="auto"/>
            <w:bottom w:val="none" w:sz="0" w:space="0" w:color="auto"/>
            <w:right w:val="none" w:sz="0" w:space="0" w:color="auto"/>
          </w:divBdr>
        </w:div>
        <w:div w:id="667948760">
          <w:marLeft w:val="0"/>
          <w:marRight w:val="0"/>
          <w:marTop w:val="0"/>
          <w:marBottom w:val="0"/>
          <w:divBdr>
            <w:top w:val="none" w:sz="0" w:space="0" w:color="auto"/>
            <w:left w:val="none" w:sz="0" w:space="0" w:color="auto"/>
            <w:bottom w:val="none" w:sz="0" w:space="0" w:color="auto"/>
            <w:right w:val="none" w:sz="0" w:space="0" w:color="auto"/>
          </w:divBdr>
        </w:div>
      </w:divsChild>
    </w:div>
    <w:div w:id="2113544711">
      <w:bodyDiv w:val="1"/>
      <w:marLeft w:val="0"/>
      <w:marRight w:val="0"/>
      <w:marTop w:val="0"/>
      <w:marBottom w:val="0"/>
      <w:divBdr>
        <w:top w:val="none" w:sz="0" w:space="0" w:color="auto"/>
        <w:left w:val="none" w:sz="0" w:space="0" w:color="auto"/>
        <w:bottom w:val="none" w:sz="0" w:space="0" w:color="auto"/>
        <w:right w:val="none" w:sz="0" w:space="0" w:color="auto"/>
      </w:divBdr>
    </w:div>
    <w:div w:id="2145734131">
      <w:bodyDiv w:val="1"/>
      <w:marLeft w:val="0"/>
      <w:marRight w:val="0"/>
      <w:marTop w:val="0"/>
      <w:marBottom w:val="0"/>
      <w:divBdr>
        <w:top w:val="none" w:sz="0" w:space="0" w:color="auto"/>
        <w:left w:val="none" w:sz="0" w:space="0" w:color="auto"/>
        <w:bottom w:val="none" w:sz="0" w:space="0" w:color="auto"/>
        <w:right w:val="none" w:sz="0" w:space="0" w:color="auto"/>
      </w:divBdr>
      <w:divsChild>
        <w:div w:id="677850659">
          <w:marLeft w:val="0"/>
          <w:marRight w:val="0"/>
          <w:marTop w:val="0"/>
          <w:marBottom w:val="0"/>
          <w:divBdr>
            <w:top w:val="none" w:sz="0" w:space="0" w:color="auto"/>
            <w:left w:val="none" w:sz="0" w:space="0" w:color="auto"/>
            <w:bottom w:val="none" w:sz="0" w:space="0" w:color="auto"/>
            <w:right w:val="none" w:sz="0" w:space="0" w:color="auto"/>
          </w:divBdr>
        </w:div>
        <w:div w:id="2111506483">
          <w:marLeft w:val="0"/>
          <w:marRight w:val="0"/>
          <w:marTop w:val="0"/>
          <w:marBottom w:val="0"/>
          <w:divBdr>
            <w:top w:val="none" w:sz="0" w:space="0" w:color="auto"/>
            <w:left w:val="none" w:sz="0" w:space="0" w:color="auto"/>
            <w:bottom w:val="none" w:sz="0" w:space="0" w:color="auto"/>
            <w:right w:val="none" w:sz="0" w:space="0" w:color="auto"/>
          </w:divBdr>
        </w:div>
        <w:div w:id="197665029">
          <w:marLeft w:val="0"/>
          <w:marRight w:val="0"/>
          <w:marTop w:val="0"/>
          <w:marBottom w:val="0"/>
          <w:divBdr>
            <w:top w:val="none" w:sz="0" w:space="0" w:color="auto"/>
            <w:left w:val="none" w:sz="0" w:space="0" w:color="auto"/>
            <w:bottom w:val="none" w:sz="0" w:space="0" w:color="auto"/>
            <w:right w:val="none" w:sz="0" w:space="0" w:color="auto"/>
          </w:divBdr>
        </w:div>
        <w:div w:id="1571691243">
          <w:marLeft w:val="0"/>
          <w:marRight w:val="0"/>
          <w:marTop w:val="0"/>
          <w:marBottom w:val="0"/>
          <w:divBdr>
            <w:top w:val="none" w:sz="0" w:space="0" w:color="auto"/>
            <w:left w:val="none" w:sz="0" w:space="0" w:color="auto"/>
            <w:bottom w:val="none" w:sz="0" w:space="0" w:color="auto"/>
            <w:right w:val="none" w:sz="0" w:space="0" w:color="auto"/>
          </w:divBdr>
        </w:div>
        <w:div w:id="811753771">
          <w:marLeft w:val="0"/>
          <w:marRight w:val="0"/>
          <w:marTop w:val="0"/>
          <w:marBottom w:val="0"/>
          <w:divBdr>
            <w:top w:val="none" w:sz="0" w:space="0" w:color="auto"/>
            <w:left w:val="none" w:sz="0" w:space="0" w:color="auto"/>
            <w:bottom w:val="none" w:sz="0" w:space="0" w:color="auto"/>
            <w:right w:val="none" w:sz="0" w:space="0" w:color="auto"/>
          </w:divBdr>
        </w:div>
        <w:div w:id="1709600735">
          <w:marLeft w:val="0"/>
          <w:marRight w:val="0"/>
          <w:marTop w:val="0"/>
          <w:marBottom w:val="0"/>
          <w:divBdr>
            <w:top w:val="none" w:sz="0" w:space="0" w:color="auto"/>
            <w:left w:val="none" w:sz="0" w:space="0" w:color="auto"/>
            <w:bottom w:val="none" w:sz="0" w:space="0" w:color="auto"/>
            <w:right w:val="none" w:sz="0" w:space="0" w:color="auto"/>
          </w:divBdr>
        </w:div>
        <w:div w:id="2027780785">
          <w:marLeft w:val="0"/>
          <w:marRight w:val="0"/>
          <w:marTop w:val="0"/>
          <w:marBottom w:val="0"/>
          <w:divBdr>
            <w:top w:val="none" w:sz="0" w:space="0" w:color="auto"/>
            <w:left w:val="none" w:sz="0" w:space="0" w:color="auto"/>
            <w:bottom w:val="none" w:sz="0" w:space="0" w:color="auto"/>
            <w:right w:val="none" w:sz="0" w:space="0" w:color="auto"/>
          </w:divBdr>
        </w:div>
        <w:div w:id="61100008">
          <w:marLeft w:val="0"/>
          <w:marRight w:val="0"/>
          <w:marTop w:val="0"/>
          <w:marBottom w:val="0"/>
          <w:divBdr>
            <w:top w:val="none" w:sz="0" w:space="0" w:color="auto"/>
            <w:left w:val="none" w:sz="0" w:space="0" w:color="auto"/>
            <w:bottom w:val="none" w:sz="0" w:space="0" w:color="auto"/>
            <w:right w:val="none" w:sz="0" w:space="0" w:color="auto"/>
          </w:divBdr>
        </w:div>
        <w:div w:id="146866287">
          <w:marLeft w:val="0"/>
          <w:marRight w:val="0"/>
          <w:marTop w:val="0"/>
          <w:marBottom w:val="0"/>
          <w:divBdr>
            <w:top w:val="none" w:sz="0" w:space="0" w:color="auto"/>
            <w:left w:val="none" w:sz="0" w:space="0" w:color="auto"/>
            <w:bottom w:val="none" w:sz="0" w:space="0" w:color="auto"/>
            <w:right w:val="none" w:sz="0" w:space="0" w:color="auto"/>
          </w:divBdr>
        </w:div>
        <w:div w:id="451440530">
          <w:marLeft w:val="0"/>
          <w:marRight w:val="0"/>
          <w:marTop w:val="0"/>
          <w:marBottom w:val="0"/>
          <w:divBdr>
            <w:top w:val="none" w:sz="0" w:space="0" w:color="auto"/>
            <w:left w:val="none" w:sz="0" w:space="0" w:color="auto"/>
            <w:bottom w:val="none" w:sz="0" w:space="0" w:color="auto"/>
            <w:right w:val="none" w:sz="0" w:space="0" w:color="auto"/>
          </w:divBdr>
        </w:div>
        <w:div w:id="1526405120">
          <w:marLeft w:val="0"/>
          <w:marRight w:val="0"/>
          <w:marTop w:val="0"/>
          <w:marBottom w:val="0"/>
          <w:divBdr>
            <w:top w:val="none" w:sz="0" w:space="0" w:color="auto"/>
            <w:left w:val="none" w:sz="0" w:space="0" w:color="auto"/>
            <w:bottom w:val="none" w:sz="0" w:space="0" w:color="auto"/>
            <w:right w:val="none" w:sz="0" w:space="0" w:color="auto"/>
          </w:divBdr>
        </w:div>
        <w:div w:id="1111317024">
          <w:marLeft w:val="0"/>
          <w:marRight w:val="0"/>
          <w:marTop w:val="0"/>
          <w:marBottom w:val="0"/>
          <w:divBdr>
            <w:top w:val="none" w:sz="0" w:space="0" w:color="auto"/>
            <w:left w:val="none" w:sz="0" w:space="0" w:color="auto"/>
            <w:bottom w:val="none" w:sz="0" w:space="0" w:color="auto"/>
            <w:right w:val="none" w:sz="0" w:space="0" w:color="auto"/>
          </w:divBdr>
        </w:div>
        <w:div w:id="858548085">
          <w:marLeft w:val="0"/>
          <w:marRight w:val="0"/>
          <w:marTop w:val="0"/>
          <w:marBottom w:val="0"/>
          <w:divBdr>
            <w:top w:val="none" w:sz="0" w:space="0" w:color="auto"/>
            <w:left w:val="none" w:sz="0" w:space="0" w:color="auto"/>
            <w:bottom w:val="none" w:sz="0" w:space="0" w:color="auto"/>
            <w:right w:val="none" w:sz="0" w:space="0" w:color="auto"/>
          </w:divBdr>
        </w:div>
        <w:div w:id="738408138">
          <w:marLeft w:val="0"/>
          <w:marRight w:val="0"/>
          <w:marTop w:val="0"/>
          <w:marBottom w:val="0"/>
          <w:divBdr>
            <w:top w:val="none" w:sz="0" w:space="0" w:color="auto"/>
            <w:left w:val="none" w:sz="0" w:space="0" w:color="auto"/>
            <w:bottom w:val="none" w:sz="0" w:space="0" w:color="auto"/>
            <w:right w:val="none" w:sz="0" w:space="0" w:color="auto"/>
          </w:divBdr>
        </w:div>
        <w:div w:id="133568720">
          <w:marLeft w:val="0"/>
          <w:marRight w:val="0"/>
          <w:marTop w:val="0"/>
          <w:marBottom w:val="0"/>
          <w:divBdr>
            <w:top w:val="none" w:sz="0" w:space="0" w:color="auto"/>
            <w:left w:val="none" w:sz="0" w:space="0" w:color="auto"/>
            <w:bottom w:val="none" w:sz="0" w:space="0" w:color="auto"/>
            <w:right w:val="none" w:sz="0" w:space="0" w:color="auto"/>
          </w:divBdr>
        </w:div>
        <w:div w:id="23558439">
          <w:marLeft w:val="0"/>
          <w:marRight w:val="0"/>
          <w:marTop w:val="0"/>
          <w:marBottom w:val="0"/>
          <w:divBdr>
            <w:top w:val="none" w:sz="0" w:space="0" w:color="auto"/>
            <w:left w:val="none" w:sz="0" w:space="0" w:color="auto"/>
            <w:bottom w:val="none" w:sz="0" w:space="0" w:color="auto"/>
            <w:right w:val="none" w:sz="0" w:space="0" w:color="auto"/>
          </w:divBdr>
        </w:div>
        <w:div w:id="1961838561">
          <w:marLeft w:val="0"/>
          <w:marRight w:val="0"/>
          <w:marTop w:val="0"/>
          <w:marBottom w:val="0"/>
          <w:divBdr>
            <w:top w:val="none" w:sz="0" w:space="0" w:color="auto"/>
            <w:left w:val="none" w:sz="0" w:space="0" w:color="auto"/>
            <w:bottom w:val="none" w:sz="0" w:space="0" w:color="auto"/>
            <w:right w:val="none" w:sz="0" w:space="0" w:color="auto"/>
          </w:divBdr>
        </w:div>
        <w:div w:id="273565322">
          <w:marLeft w:val="0"/>
          <w:marRight w:val="0"/>
          <w:marTop w:val="0"/>
          <w:marBottom w:val="0"/>
          <w:divBdr>
            <w:top w:val="none" w:sz="0" w:space="0" w:color="auto"/>
            <w:left w:val="none" w:sz="0" w:space="0" w:color="auto"/>
            <w:bottom w:val="none" w:sz="0" w:space="0" w:color="auto"/>
            <w:right w:val="none" w:sz="0" w:space="0" w:color="auto"/>
          </w:divBdr>
        </w:div>
        <w:div w:id="801769120">
          <w:marLeft w:val="0"/>
          <w:marRight w:val="0"/>
          <w:marTop w:val="0"/>
          <w:marBottom w:val="0"/>
          <w:divBdr>
            <w:top w:val="none" w:sz="0" w:space="0" w:color="auto"/>
            <w:left w:val="none" w:sz="0" w:space="0" w:color="auto"/>
            <w:bottom w:val="none" w:sz="0" w:space="0" w:color="auto"/>
            <w:right w:val="none" w:sz="0" w:space="0" w:color="auto"/>
          </w:divBdr>
        </w:div>
        <w:div w:id="1003817149">
          <w:marLeft w:val="0"/>
          <w:marRight w:val="0"/>
          <w:marTop w:val="0"/>
          <w:marBottom w:val="0"/>
          <w:divBdr>
            <w:top w:val="none" w:sz="0" w:space="0" w:color="auto"/>
            <w:left w:val="none" w:sz="0" w:space="0" w:color="auto"/>
            <w:bottom w:val="none" w:sz="0" w:space="0" w:color="auto"/>
            <w:right w:val="none" w:sz="0" w:space="0" w:color="auto"/>
          </w:divBdr>
        </w:div>
        <w:div w:id="868683273">
          <w:marLeft w:val="0"/>
          <w:marRight w:val="0"/>
          <w:marTop w:val="0"/>
          <w:marBottom w:val="0"/>
          <w:divBdr>
            <w:top w:val="none" w:sz="0" w:space="0" w:color="auto"/>
            <w:left w:val="none" w:sz="0" w:space="0" w:color="auto"/>
            <w:bottom w:val="none" w:sz="0" w:space="0" w:color="auto"/>
            <w:right w:val="none" w:sz="0" w:space="0" w:color="auto"/>
          </w:divBdr>
        </w:div>
        <w:div w:id="1952666245">
          <w:marLeft w:val="0"/>
          <w:marRight w:val="0"/>
          <w:marTop w:val="0"/>
          <w:marBottom w:val="0"/>
          <w:divBdr>
            <w:top w:val="none" w:sz="0" w:space="0" w:color="auto"/>
            <w:left w:val="none" w:sz="0" w:space="0" w:color="auto"/>
            <w:bottom w:val="none" w:sz="0" w:space="0" w:color="auto"/>
            <w:right w:val="none" w:sz="0" w:space="0" w:color="auto"/>
          </w:divBdr>
        </w:div>
        <w:div w:id="15977837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youtube.com/watch?time_continue=29&amp;v=7EgSioV8TwU" TargetMode="External"/><Relationship Id="rId7" Type="http://schemas.openxmlformats.org/officeDocument/2006/relationships/image" Target="media/image17.png"/><Relationship Id="rId2" Type="http://schemas.openxmlformats.org/officeDocument/2006/relationships/hyperlink" Target="https://www.confiar.coop/uploads/imagenes/Minicuentos/Documentos%20pdf/el_chef_don_fernando.pdf" TargetMode="External"/><Relationship Id="rId1" Type="http://schemas.openxmlformats.org/officeDocument/2006/relationships/hyperlink" Target="https://www.youtube.com/watch?time_continue=34&amp;v=XxWzvVXaS20" TargetMode="External"/><Relationship Id="rId6" Type="http://schemas.openxmlformats.org/officeDocument/2006/relationships/hyperlink" Target="https://pixabay.com/es/photos/dinero-ganancia-las-finanzas-2696219/" TargetMode="External"/><Relationship Id="rId5" Type="http://schemas.openxmlformats.org/officeDocument/2006/relationships/hyperlink" Target="https://pixabay.com/es/photos/gotas-de-agua-el-agua-l%C3%ADquido-578897/" TargetMode="External"/><Relationship Id="rId4" Type="http://schemas.openxmlformats.org/officeDocument/2006/relationships/hyperlink" Target="https://www.youtube.com/watch?time_continue=10&amp;v=PS45t7xdj_0"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www.fomentamos.com.co/" TargetMode="External"/><Relationship Id="rId39" Type="http://schemas.openxmlformats.org/officeDocument/2006/relationships/fontTable" Target="fontTable.xml"/><Relationship Id="rId21" Type="http://schemas.openxmlformats.org/officeDocument/2006/relationships/image" Target="media/image10.jpeg"/><Relationship Id="rId34" Type="http://schemas.openxmlformats.org/officeDocument/2006/relationships/hyperlink" Target="https://www.youtube.com/watch?v=fd1QKzo8u0A&amp;list=PLQC7hDfLJSKk5hse1lQ0mkq5dqQjzsgr4&amp;index=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hyperlink" Target="https://www.confiar.coop/noticia/libro-45-confiar-una-conquista-solidaria" TargetMode="External"/><Relationship Id="rId37" Type="http://schemas.openxmlformats.org/officeDocument/2006/relationships/hyperlink" Target="http://www.confiar.coop/" TargetMode="Externa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hyperlink" Target="http://www.youtube/losvaloresdelser.com"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confiar.coop/uploads/imagenes/Documentos%20PDF/2019/Asamblea%20Delegados/libro_45_anos_confiar_2019.pdf" TargetMode="External"/><Relationship Id="rId22" Type="http://schemas.openxmlformats.org/officeDocument/2006/relationships/image" Target="media/image11.jpeg"/><Relationship Id="rId27" Type="http://schemas.openxmlformats.org/officeDocument/2006/relationships/hyperlink" Target="http://www.fomentamos.com.co/" TargetMode="External"/><Relationship Id="rId30" Type="http://schemas.openxmlformats.org/officeDocument/2006/relationships/image" Target="media/image18.png"/><Relationship Id="rId35" Type="http://schemas.openxmlformats.org/officeDocument/2006/relationships/image" Target="media/image20.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hyperlink" Target="https://www.youtube.com/watch?v=vFGx9jDfJJg&amp;list=PLQC7hDfLJSKk5hse1lQ0mkq5dqQjzsgr4&amp;index=3&amp;t=0s"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84345F-8B8E-465E-A6E0-34BF465B1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22</Pages>
  <Words>5756</Words>
  <Characters>32815</Characters>
  <Application>Microsoft Office Word</Application>
  <DocSecurity>0</DocSecurity>
  <Lines>273</Lines>
  <Paragraphs>76</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38495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Carolina Llanos Tobón</dc:creator>
  <cp:lastModifiedBy>Carolina Llanos Tobón</cp:lastModifiedBy>
  <cp:revision>4</cp:revision>
  <cp:lastPrinted>2019-06-18T10:43:00Z</cp:lastPrinted>
  <dcterms:created xsi:type="dcterms:W3CDTF">2019-06-18T10:40:00Z</dcterms:created>
  <dcterms:modified xsi:type="dcterms:W3CDTF">2019-06-18T10:43:00Z</dcterms:modified>
</cp:coreProperties>
</file>